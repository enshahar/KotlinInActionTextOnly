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0EE6D" w14:textId="77777777" w:rsidR="009750EE" w:rsidRDefault="00470BC4">
      <w:pPr>
        <w:pStyle w:val="1"/>
        <w:rPr>
          <w:lang w:eastAsia="ko-KR"/>
        </w:rPr>
      </w:pPr>
      <w:bookmarkStart w:id="0" w:name="장.-강력하고-실용적인-코틀린"/>
      <w:bookmarkEnd w:id="0"/>
      <w:r>
        <w:rPr>
          <w:lang w:eastAsia="ko-KR"/>
        </w:rPr>
        <w:t>1</w:t>
      </w:r>
      <w:r>
        <w:rPr>
          <w:lang w:eastAsia="ko-KR"/>
        </w:rPr>
        <w:t>장</w:t>
      </w:r>
      <w:r>
        <w:rPr>
          <w:lang w:eastAsia="ko-KR"/>
        </w:rPr>
        <w:t xml:space="preserve">. </w:t>
      </w:r>
      <w:r>
        <w:rPr>
          <w:lang w:eastAsia="ko-KR"/>
        </w:rPr>
        <w:t>강력하고</w:t>
      </w:r>
      <w:r>
        <w:rPr>
          <w:lang w:eastAsia="ko-KR"/>
        </w:rPr>
        <w:t xml:space="preserve"> </w:t>
      </w:r>
      <w:r>
        <w:rPr>
          <w:lang w:eastAsia="ko-KR"/>
        </w:rPr>
        <w:t>실용적인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</w:p>
    <w:p w14:paraId="70A79A6B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장은</w:t>
      </w:r>
      <w:r>
        <w:rPr>
          <w:lang w:eastAsia="ko-KR"/>
        </w:rPr>
        <w:t xml:space="preserve"> </w:t>
      </w:r>
      <w:r>
        <w:rPr>
          <w:lang w:eastAsia="ko-KR"/>
        </w:rPr>
        <w:t>현대적인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개발할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훌륭하</w:t>
      </w:r>
      <w:r w:rsidR="00A32F03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언어인</w:t>
      </w:r>
      <w:r>
        <w:rPr>
          <w:lang w:eastAsia="ko-KR"/>
        </w:rPr>
        <w:t xml:space="preserve"> </w:t>
      </w:r>
      <w:r>
        <w:rPr>
          <w:lang w:eastAsia="ko-KR"/>
        </w:rPr>
        <w:t>이유와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배워야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이유를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설계를</w:t>
      </w:r>
      <w:r>
        <w:rPr>
          <w:lang w:eastAsia="ko-KR"/>
        </w:rPr>
        <w:t xml:space="preserve"> </w:t>
      </w:r>
      <w:r>
        <w:rPr>
          <w:lang w:eastAsia="ko-KR"/>
        </w:rPr>
        <w:t>뒷받침하는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사상과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응용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 w:rsidR="00A32F03">
        <w:rPr>
          <w:rFonts w:hint="eastAsia"/>
          <w:lang w:eastAsia="ko-KR"/>
        </w:rPr>
        <w:t>서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사용할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수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프레임워크</w:t>
      </w:r>
      <w:r w:rsidR="00A32F03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, </w:t>
      </w:r>
      <w:r>
        <w:rPr>
          <w:lang w:eastAsia="ko-KR"/>
        </w:rPr>
        <w:t>동시성</w:t>
      </w:r>
      <w:r>
        <w:rPr>
          <w:lang w:eastAsia="ko-KR"/>
        </w:rPr>
        <w:t xml:space="preserve">, </w:t>
      </w:r>
      <w:r>
        <w:rPr>
          <w:lang w:eastAsia="ko-KR"/>
        </w:rPr>
        <w:t>테스트</w:t>
      </w:r>
      <w:r>
        <w:rPr>
          <w:lang w:eastAsia="ko-KR"/>
        </w:rPr>
        <w:t xml:space="preserve">,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분야를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 w:rsidR="00A32F03">
        <w:rPr>
          <w:rFonts w:hint="eastAsia"/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A32F03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환경인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J(IntelliJ) IDEA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>(Eclipse)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 w:rsidR="00A32F03">
        <w:rPr>
          <w:rFonts w:hint="eastAsia"/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A32F03">
        <w:rPr>
          <w:rFonts w:hint="eastAsia"/>
          <w:lang w:eastAsia="ko-KR"/>
        </w:rPr>
        <w:t>아보</w:t>
      </w:r>
      <w:r>
        <w:rPr>
          <w:lang w:eastAsia="ko-KR"/>
        </w:rPr>
        <w:t>고</w:t>
      </w:r>
      <w:r>
        <w:rPr>
          <w:lang w:eastAsia="ko-KR"/>
        </w:rPr>
        <w:t xml:space="preserve">,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>.</w:t>
      </w:r>
    </w:p>
    <w:p w14:paraId="68DBFE5E" w14:textId="77777777" w:rsidR="009750EE" w:rsidRDefault="00470BC4">
      <w:pPr>
        <w:pStyle w:val="2"/>
        <w:rPr>
          <w:lang w:eastAsia="ko-KR"/>
        </w:rPr>
      </w:pPr>
      <w:bookmarkStart w:id="1" w:name="구조"/>
      <w:bookmarkEnd w:id="1"/>
      <w:r>
        <w:rPr>
          <w:lang w:eastAsia="ko-KR"/>
        </w:rPr>
        <w:t>구조</w:t>
      </w:r>
      <w:r w:rsidR="00A32F03" w:rsidRPr="00A32F03">
        <w:rPr>
          <w:rFonts w:hint="eastAsia"/>
          <w:highlight w:val="yellow"/>
          <w:lang w:eastAsia="ko-KR"/>
        </w:rPr>
        <w:t>(</w:t>
      </w:r>
      <w:r w:rsidR="00A32F03" w:rsidRPr="00A32F03">
        <w:rPr>
          <w:rFonts w:hint="eastAsia"/>
          <w:highlight w:val="yellow"/>
          <w:lang w:eastAsia="ko-KR"/>
        </w:rPr>
        <w:t>무엇을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배우는가</w:t>
      </w:r>
      <w:r w:rsidR="00A32F03" w:rsidRPr="00A32F03">
        <w:rPr>
          <w:rFonts w:hint="eastAsia"/>
          <w:highlight w:val="yellow"/>
          <w:lang w:eastAsia="ko-KR"/>
        </w:rPr>
        <w:t xml:space="preserve">? </w:t>
      </w:r>
      <w:r w:rsidR="00A32F03" w:rsidRPr="00A32F03">
        <w:rPr>
          <w:rFonts w:hint="eastAsia"/>
          <w:highlight w:val="yellow"/>
          <w:lang w:eastAsia="ko-KR"/>
        </w:rPr>
        <w:t>배우는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내용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등으로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일괄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통일</w:t>
      </w:r>
      <w:r w:rsidR="00A32F03" w:rsidRPr="00A32F03">
        <w:rPr>
          <w:rFonts w:hint="eastAsia"/>
          <w:highlight w:val="yellow"/>
          <w:lang w:eastAsia="ko-KR"/>
        </w:rPr>
        <w:t>)</w:t>
      </w:r>
    </w:p>
    <w:p w14:paraId="5ABA53F5" w14:textId="77777777" w:rsidR="009750EE" w:rsidRDefault="00470BC4">
      <w:pPr>
        <w:pStyle w:val="Compact"/>
        <w:numPr>
          <w:ilvl w:val="0"/>
          <w:numId w:val="12"/>
        </w:numPr>
      </w:pPr>
      <w:proofErr w:type="spellStart"/>
      <w:r>
        <w:t>코틀린</w:t>
      </w:r>
      <w:proofErr w:type="spellEnd"/>
      <w:r w:rsidR="00A32F03">
        <w:rPr>
          <w:rFonts w:hint="eastAsia"/>
          <w:lang w:eastAsia="ko-KR"/>
        </w:rPr>
        <w:t>이란</w:t>
      </w:r>
      <w:r>
        <w:t xml:space="preserve"> </w:t>
      </w:r>
      <w:proofErr w:type="spellStart"/>
      <w:r>
        <w:t>무엇인가</w:t>
      </w:r>
      <w:proofErr w:type="spellEnd"/>
      <w:r>
        <w:t>?</w:t>
      </w:r>
    </w:p>
    <w:p w14:paraId="3933C8DA" w14:textId="77777777" w:rsidR="009750EE" w:rsidRDefault="00470BC4">
      <w:pPr>
        <w:pStyle w:val="Compact"/>
        <w:numPr>
          <w:ilvl w:val="0"/>
          <w:numId w:val="12"/>
        </w:numPr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생태계를</w:t>
      </w:r>
      <w:r>
        <w:rPr>
          <w:lang w:eastAsia="ko-KR"/>
        </w:rPr>
        <w:t xml:space="preserve"> </w:t>
      </w:r>
      <w:r>
        <w:rPr>
          <w:lang w:eastAsia="ko-KR"/>
        </w:rPr>
        <w:t>이루는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구성요소</w:t>
      </w:r>
    </w:p>
    <w:p w14:paraId="12AD2DC9" w14:textId="77777777" w:rsidR="009750EE" w:rsidRDefault="00470BC4">
      <w:pPr>
        <w:pStyle w:val="Compact"/>
        <w:numPr>
          <w:ilvl w:val="0"/>
          <w:numId w:val="12"/>
        </w:numPr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이클립스에서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</w:p>
    <w:p w14:paraId="18C242A7" w14:textId="77777777" w:rsidR="009750EE" w:rsidRDefault="00470BC4">
      <w:pPr>
        <w:pStyle w:val="2"/>
        <w:rPr>
          <w:lang w:eastAsia="ko-KR"/>
        </w:rPr>
      </w:pPr>
      <w:bookmarkStart w:id="2" w:name="목표"/>
      <w:bookmarkEnd w:id="2"/>
      <w:r>
        <w:rPr>
          <w:lang w:eastAsia="ko-KR"/>
        </w:rPr>
        <w:t>목표</w:t>
      </w:r>
    </w:p>
    <w:p w14:paraId="6F83B0D8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장을</w:t>
      </w:r>
      <w:r>
        <w:rPr>
          <w:lang w:eastAsia="ko-KR"/>
        </w:rPr>
        <w:t xml:space="preserve"> </w:t>
      </w:r>
      <w:r w:rsidR="00A32F03">
        <w:rPr>
          <w:rFonts w:hint="eastAsia"/>
          <w:lang w:eastAsia="ko-KR"/>
        </w:rPr>
        <w:t>완료하면</w:t>
      </w:r>
      <w:r w:rsidR="00A32F03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원리와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생태계에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이해하고</w:t>
      </w:r>
      <w:r>
        <w:rPr>
          <w:lang w:eastAsia="ko-KR"/>
        </w:rPr>
        <w:t xml:space="preserve">,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 w:rsidR="00A32F03">
        <w:rPr>
          <w:rFonts w:hint="eastAsia"/>
          <w:lang w:eastAsia="ko-KR"/>
        </w:rPr>
        <w:t>이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어떻게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생겼는지</w:t>
      </w:r>
      <w:r>
        <w:rPr>
          <w:lang w:eastAsia="ko-KR"/>
        </w:rPr>
        <w:t xml:space="preserve">,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IDE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 w:rsidR="00A32F03">
        <w:rPr>
          <w:rFonts w:hint="eastAsia"/>
          <w:lang w:eastAsia="ko-KR"/>
        </w:rPr>
        <w:t>어떻게</w:t>
      </w:r>
      <w:r w:rsidR="00A32F03">
        <w:rPr>
          <w:rFonts w:hint="eastAsia"/>
          <w:lang w:eastAsia="ko-KR"/>
        </w:rPr>
        <w:t xml:space="preserve"> </w:t>
      </w:r>
      <w:r>
        <w:rPr>
          <w:lang w:eastAsia="ko-KR"/>
        </w:rPr>
        <w:t>설정하는</w:t>
      </w:r>
      <w:r w:rsidR="00A32F03">
        <w:rPr>
          <w:rFonts w:hint="eastAsia"/>
          <w:lang w:eastAsia="ko-KR"/>
        </w:rPr>
        <w:t>지</w:t>
      </w:r>
      <w:r>
        <w:rPr>
          <w:lang w:eastAsia="ko-KR"/>
        </w:rPr>
        <w:t xml:space="preserve"> </w:t>
      </w:r>
      <w:r>
        <w:rPr>
          <w:lang w:eastAsia="ko-KR"/>
        </w:rPr>
        <w:t>알게</w:t>
      </w:r>
      <w:r w:rsidR="00A32F03">
        <w:rPr>
          <w:rFonts w:hint="eastAsia"/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2A2446CE" w14:textId="77777777" w:rsidR="009750EE" w:rsidRDefault="00470BC4">
      <w:pPr>
        <w:pStyle w:val="2"/>
        <w:rPr>
          <w:lang w:eastAsia="ko-KR"/>
        </w:rPr>
      </w:pPr>
      <w:bookmarkStart w:id="3" w:name="코틀린이란-무엇인가"/>
      <w:bookmarkEnd w:id="3"/>
      <w:proofErr w:type="spellStart"/>
      <w:r>
        <w:rPr>
          <w:lang w:eastAsia="ko-KR"/>
        </w:rPr>
        <w:t>코틀린이란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>?</w:t>
      </w:r>
    </w:p>
    <w:p w14:paraId="4CBD1BE3" w14:textId="5F06C05A" w:rsidR="009750EE" w:rsidRDefault="00470BC4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,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상호운용성을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 w:rsidR="00594AAB">
        <w:rPr>
          <w:rFonts w:hint="eastAsia"/>
          <w:lang w:eastAsia="ko-KR"/>
        </w:rPr>
        <w:t>,</w:t>
      </w:r>
      <w:r w:rsidR="00594AAB">
        <w:rPr>
          <w:lang w:eastAsia="ko-KR"/>
        </w:rPr>
        <w:t xml:space="preserve"> </w:t>
      </w:r>
      <w:r w:rsidR="00594AAB">
        <w:rPr>
          <w:rFonts w:hint="eastAsia"/>
          <w:lang w:eastAsia="ko-KR"/>
        </w:rPr>
        <w:t>다중</w:t>
      </w:r>
      <w:r w:rsidR="00594AAB">
        <w:rPr>
          <w:rFonts w:hint="eastAsia"/>
          <w:lang w:eastAsia="ko-KR"/>
        </w:rPr>
        <w:t xml:space="preserve"> </w:t>
      </w:r>
      <w:r w:rsidR="00594AAB">
        <w:rPr>
          <w:rFonts w:hint="eastAsia"/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언어다</w:t>
      </w:r>
      <w:commentRangeStart w:id="4"/>
      <w:commentRangeStart w:id="5"/>
      <w:r>
        <w:rPr>
          <w:lang w:eastAsia="ko-KR"/>
        </w:rPr>
        <w:t>.</w:t>
      </w:r>
      <w:commentRangeEnd w:id="4"/>
      <w:r w:rsidR="003C4026">
        <w:rPr>
          <w:rStyle w:val="ad"/>
        </w:rPr>
        <w:commentReference w:id="4"/>
      </w:r>
      <w:commentRangeEnd w:id="5"/>
      <w:r w:rsidR="00594AAB">
        <w:rPr>
          <w:rStyle w:val="ad"/>
        </w:rPr>
        <w:commentReference w:id="5"/>
      </w:r>
      <w:r>
        <w:rPr>
          <w:lang w:eastAsia="ko-KR"/>
        </w:rPr>
        <w:t xml:space="preserve"> 2010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하반기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생겨</w:t>
      </w:r>
      <w:r w:rsidR="003C4026">
        <w:rPr>
          <w:rFonts w:hint="eastAsia"/>
          <w:lang w:eastAsia="ko-KR"/>
        </w:rPr>
        <w:t>서</w:t>
      </w:r>
      <w:r>
        <w:rPr>
          <w:lang w:eastAsia="ko-KR"/>
        </w:rPr>
        <w:t xml:space="preserve"> 2016</w:t>
      </w:r>
      <w:r>
        <w:rPr>
          <w:lang w:eastAsia="ko-KR"/>
        </w:rPr>
        <w:t>년</w:t>
      </w:r>
      <w:r>
        <w:rPr>
          <w:lang w:eastAsia="ko-KR"/>
        </w:rPr>
        <w:t xml:space="preserve"> 2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공개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릴리스됐으며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, </w:t>
      </w:r>
      <w:r>
        <w:rPr>
          <w:lang w:eastAsia="ko-KR"/>
        </w:rPr>
        <w:t>데스크탑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, </w:t>
      </w:r>
      <w:r>
        <w:rPr>
          <w:lang w:eastAsia="ko-KR"/>
        </w:rPr>
        <w:t>서버</w:t>
      </w:r>
      <w:r w:rsidR="003C4026">
        <w:rPr>
          <w:rFonts w:hint="eastAsia"/>
          <w:lang w:eastAsia="ko-KR"/>
        </w:rPr>
        <w:t xml:space="preserve"> </w:t>
      </w:r>
      <w:r>
        <w:rPr>
          <w:lang w:eastAsia="ko-KR"/>
        </w:rPr>
        <w:t>측</w:t>
      </w:r>
      <w:r>
        <w:rPr>
          <w:lang w:eastAsia="ko-KR"/>
        </w:rPr>
        <w:t xml:space="preserve"> </w:t>
      </w:r>
      <w:r>
        <w:rPr>
          <w:lang w:eastAsia="ko-KR"/>
        </w:rPr>
        <w:t>솔루션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분야에서</w:t>
      </w:r>
      <w:r>
        <w:rPr>
          <w:lang w:eastAsia="ko-KR"/>
        </w:rPr>
        <w:t xml:space="preserve"> </w:t>
      </w:r>
      <w:r>
        <w:rPr>
          <w:lang w:eastAsia="ko-KR"/>
        </w:rPr>
        <w:t>유망한</w:t>
      </w:r>
      <w:r>
        <w:rPr>
          <w:lang w:eastAsia="ko-KR"/>
        </w:rPr>
        <w:t xml:space="preserve"> </w:t>
      </w:r>
      <w:r>
        <w:rPr>
          <w:lang w:eastAsia="ko-KR"/>
        </w:rPr>
        <w:t>도구로</w:t>
      </w:r>
      <w:r>
        <w:rPr>
          <w:lang w:eastAsia="ko-KR"/>
        </w:rPr>
        <w:t xml:space="preserve"> </w:t>
      </w:r>
      <w:r w:rsidR="003C4026">
        <w:rPr>
          <w:rFonts w:hint="eastAsia"/>
          <w:lang w:eastAsia="ko-KR"/>
        </w:rPr>
        <w:t>꾸준히</w:t>
      </w:r>
      <w:r w:rsidR="003C4026">
        <w:rPr>
          <w:rFonts w:hint="eastAsia"/>
          <w:lang w:eastAsia="ko-KR"/>
        </w:rPr>
        <w:t xml:space="preserve"> </w:t>
      </w:r>
      <w:r w:rsidR="003C4026">
        <w:rPr>
          <w:rFonts w:hint="eastAsia"/>
          <w:lang w:eastAsia="ko-KR"/>
        </w:rPr>
        <w:t>인기를</w:t>
      </w:r>
      <w:r w:rsidR="003C4026">
        <w:rPr>
          <w:rFonts w:hint="eastAsia"/>
          <w:lang w:eastAsia="ko-KR"/>
        </w:rPr>
        <w:t xml:space="preserve"> </w:t>
      </w:r>
      <w:r w:rsidR="003C4026">
        <w:rPr>
          <w:rFonts w:hint="eastAsia"/>
          <w:lang w:eastAsia="ko-KR"/>
        </w:rPr>
        <w:t>얻고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뒷받침하고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투자해온</w:t>
      </w:r>
      <w:r>
        <w:rPr>
          <w:lang w:eastAsia="ko-KR"/>
        </w:rPr>
        <w:t xml:space="preserve"> </w:t>
      </w:r>
      <w:r>
        <w:rPr>
          <w:lang w:eastAsia="ko-KR"/>
        </w:rPr>
        <w:t>회사는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</w:t>
      </w:r>
      <w:proofErr w:type="spellEnd"/>
      <w:r>
        <w:rPr>
          <w:lang w:eastAsia="ko-KR"/>
        </w:rPr>
        <w:t>(JetBrains)</w:t>
      </w:r>
      <w:r w:rsidR="003C4026">
        <w:rPr>
          <w:rFonts w:hint="eastAsia"/>
          <w:lang w:eastAsia="ko-KR"/>
        </w:rPr>
        <w:t>로</w:t>
      </w:r>
      <w:r>
        <w:rPr>
          <w:lang w:eastAsia="ko-KR"/>
        </w:rPr>
        <w:t xml:space="preserve">, </w:t>
      </w:r>
      <w:proofErr w:type="spellStart"/>
      <w:r w:rsidR="003C4026">
        <w:rPr>
          <w:rFonts w:hint="eastAsia"/>
          <w:lang w:eastAsia="ko-KR"/>
        </w:rPr>
        <w:t>젯</w:t>
      </w:r>
      <w:r>
        <w:rPr>
          <w:lang w:eastAsia="ko-KR"/>
        </w:rPr>
        <w:t>브레인즈는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IDEA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소프트웨어</w:t>
      </w:r>
      <w:r>
        <w:rPr>
          <w:lang w:eastAsia="ko-KR"/>
        </w:rPr>
        <w:t xml:space="preserve"> </w:t>
      </w:r>
      <w:r>
        <w:rPr>
          <w:lang w:eastAsia="ko-KR"/>
        </w:rPr>
        <w:t>엔지니어링</w:t>
      </w:r>
      <w:r>
        <w:rPr>
          <w:lang w:eastAsia="ko-KR"/>
        </w:rPr>
        <w:t xml:space="preserve"> </w:t>
      </w:r>
      <w:r>
        <w:rPr>
          <w:lang w:eastAsia="ko-KR"/>
        </w:rPr>
        <w:t>도구로</w:t>
      </w:r>
      <w:r w:rsidR="003C4026">
        <w:rPr>
          <w:rFonts w:hint="eastAsia"/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유명하다</w:t>
      </w:r>
      <w:r>
        <w:rPr>
          <w:lang w:eastAsia="ko-KR"/>
        </w:rPr>
        <w:t>.</w:t>
      </w:r>
    </w:p>
    <w:p w14:paraId="0DE39F25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2019</w:t>
      </w:r>
      <w:r>
        <w:rPr>
          <w:lang w:eastAsia="ko-KR"/>
        </w:rPr>
        <w:t>년</w:t>
      </w:r>
      <w:r>
        <w:rPr>
          <w:lang w:eastAsia="ko-KR"/>
        </w:rPr>
        <w:t xml:space="preserve"> 11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1.3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나왔고</w:t>
      </w:r>
      <w:r>
        <w:rPr>
          <w:lang w:eastAsia="ko-KR"/>
        </w:rPr>
        <w:t>, 2021</w:t>
      </w:r>
      <w:r>
        <w:rPr>
          <w:lang w:eastAsia="ko-KR"/>
        </w:rPr>
        <w:t>년</w:t>
      </w:r>
      <w:r>
        <w:rPr>
          <w:lang w:eastAsia="ko-KR"/>
        </w:rPr>
        <w:t xml:space="preserve"> 5</w:t>
      </w:r>
      <w:r>
        <w:rPr>
          <w:lang w:eastAsia="ko-KR"/>
        </w:rPr>
        <w:t>월</w:t>
      </w:r>
      <w:r>
        <w:rPr>
          <w:lang w:eastAsia="ko-KR"/>
        </w:rPr>
        <w:t xml:space="preserve"> 1.5.0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커뮤니티도</w:t>
      </w:r>
      <w:r>
        <w:rPr>
          <w:lang w:eastAsia="ko-KR"/>
        </w:rPr>
        <w:t xml:space="preserve"> </w:t>
      </w:r>
      <w:r>
        <w:rPr>
          <w:lang w:eastAsia="ko-KR"/>
        </w:rPr>
        <w:t>아주</w:t>
      </w:r>
      <w:r>
        <w:rPr>
          <w:lang w:eastAsia="ko-KR"/>
        </w:rPr>
        <w:t xml:space="preserve"> </w:t>
      </w:r>
      <w:r>
        <w:rPr>
          <w:lang w:eastAsia="ko-KR"/>
        </w:rPr>
        <w:t>커졌고</w:t>
      </w:r>
      <w:r>
        <w:rPr>
          <w:lang w:eastAsia="ko-KR"/>
        </w:rPr>
        <w:t xml:space="preserve">,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개발된</w:t>
      </w:r>
      <w:r>
        <w:rPr>
          <w:lang w:eastAsia="ko-KR"/>
        </w:rPr>
        <w:t xml:space="preserve"> </w:t>
      </w:r>
      <w:r>
        <w:rPr>
          <w:lang w:eastAsia="ko-KR"/>
        </w:rPr>
        <w:t>생태계와</w:t>
      </w:r>
      <w:r>
        <w:rPr>
          <w:lang w:eastAsia="ko-KR"/>
        </w:rPr>
        <w:t xml:space="preserve"> </w:t>
      </w:r>
      <w:r>
        <w:rPr>
          <w:lang w:eastAsia="ko-KR"/>
        </w:rPr>
        <w:t>광범위한</w:t>
      </w:r>
      <w:r>
        <w:rPr>
          <w:lang w:eastAsia="ko-KR"/>
        </w:rPr>
        <w:t xml:space="preserve"> </w:t>
      </w:r>
      <w:r>
        <w:rPr>
          <w:lang w:eastAsia="ko-KR"/>
        </w:rPr>
        <w:t>도구들이</w:t>
      </w:r>
      <w:r>
        <w:rPr>
          <w:lang w:eastAsia="ko-KR"/>
        </w:rPr>
        <w:t xml:space="preserve"> </w:t>
      </w:r>
      <w:r>
        <w:rPr>
          <w:lang w:eastAsia="ko-KR"/>
        </w:rPr>
        <w:t>만들어졌다</w:t>
      </w:r>
      <w:r>
        <w:rPr>
          <w:lang w:eastAsia="ko-KR"/>
        </w:rPr>
        <w:t xml:space="preserve">. </w:t>
      </w:r>
      <w:r w:rsidR="003C4026">
        <w:rPr>
          <w:lang w:eastAsia="ko-KR"/>
        </w:rPr>
        <w:t>원래</w:t>
      </w:r>
      <w:r w:rsidR="003C4026">
        <w:rPr>
          <w:lang w:eastAsia="ko-KR"/>
        </w:rPr>
        <w:t xml:space="preserve"> </w:t>
      </w:r>
      <w:r w:rsidR="003C4026">
        <w:rPr>
          <w:lang w:eastAsia="ko-KR"/>
        </w:rPr>
        <w:t>언어를</w:t>
      </w:r>
      <w:r w:rsidR="003C4026">
        <w:rPr>
          <w:lang w:eastAsia="ko-KR"/>
        </w:rPr>
        <w:t xml:space="preserve"> </w:t>
      </w:r>
      <w:r w:rsidR="003C4026">
        <w:rPr>
          <w:lang w:eastAsia="ko-KR"/>
        </w:rPr>
        <w:t>만든</w:t>
      </w:r>
      <w:r w:rsidR="003C4026">
        <w:rPr>
          <w:lang w:eastAsia="ko-KR"/>
        </w:rPr>
        <w:t xml:space="preserve"> </w:t>
      </w:r>
      <w:r w:rsidR="003C4026">
        <w:rPr>
          <w:lang w:eastAsia="ko-KR"/>
        </w:rPr>
        <w:t>목적</w:t>
      </w:r>
      <w:r w:rsidR="003C4026">
        <w:rPr>
          <w:rFonts w:hint="eastAsia"/>
          <w:lang w:eastAsia="ko-KR"/>
        </w:rPr>
        <w:t xml:space="preserve">, </w:t>
      </w:r>
      <w:r w:rsidR="003C4026">
        <w:rPr>
          <w:rFonts w:hint="eastAsia"/>
          <w:lang w:eastAsia="ko-KR"/>
        </w:rPr>
        <w:t>즉</w:t>
      </w:r>
      <w:r w:rsidR="003C4026">
        <w:rPr>
          <w:rFonts w:hint="eastAsia"/>
          <w:lang w:eastAsia="ko-KR"/>
        </w:rPr>
        <w:t xml:space="preserve"> </w:t>
      </w:r>
      <w:r>
        <w:rPr>
          <w:lang w:eastAsia="ko-KR"/>
        </w:rPr>
        <w:t>자바에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나은</w:t>
      </w:r>
      <w:r>
        <w:rPr>
          <w:lang w:eastAsia="ko-KR"/>
        </w:rPr>
        <w:t xml:space="preserve"> </w:t>
      </w:r>
      <w:r>
        <w:rPr>
          <w:lang w:eastAsia="ko-KR"/>
        </w:rPr>
        <w:t>대안을</w:t>
      </w:r>
      <w:r>
        <w:rPr>
          <w:lang w:eastAsia="ko-KR"/>
        </w:rPr>
        <w:t xml:space="preserve"> </w:t>
      </w:r>
      <w:r>
        <w:rPr>
          <w:lang w:eastAsia="ko-KR"/>
        </w:rPr>
        <w:t>제공하려는</w:t>
      </w:r>
      <w:r>
        <w:rPr>
          <w:lang w:eastAsia="ko-KR"/>
        </w:rPr>
        <w:t xml:space="preserve"> </w:t>
      </w:r>
      <w:r w:rsidR="003C4026">
        <w:rPr>
          <w:rFonts w:hint="eastAsia"/>
          <w:lang w:eastAsia="ko-KR"/>
        </w:rPr>
        <w:t>목적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넘어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</w:t>
      </w:r>
      <w:r w:rsidR="003C4026">
        <w:rPr>
          <w:rFonts w:hint="eastAsia"/>
          <w:lang w:eastAsia="ko-KR"/>
        </w:rPr>
        <w:t>크게</w:t>
      </w:r>
      <w:r w:rsidR="003C4026">
        <w:rPr>
          <w:rFonts w:hint="eastAsia"/>
          <w:lang w:eastAsia="ko-KR"/>
        </w:rPr>
        <w:t xml:space="preserve"> </w:t>
      </w:r>
      <w:r>
        <w:rPr>
          <w:lang w:eastAsia="ko-KR"/>
        </w:rPr>
        <w:t>자라면서</w:t>
      </w:r>
      <w:r>
        <w:rPr>
          <w:lang w:eastAsia="ko-KR"/>
        </w:rPr>
        <w:t xml:space="preserve">,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기계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, </w:t>
      </w:r>
      <w:r>
        <w:rPr>
          <w:lang w:eastAsia="ko-KR"/>
        </w:rPr>
        <w:t>자바스크립트</w:t>
      </w:r>
      <w:r>
        <w:rPr>
          <w:lang w:eastAsia="ko-KR"/>
        </w:rPr>
        <w:t xml:space="preserve">,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 2017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구글</w:t>
      </w:r>
      <w:r>
        <w:rPr>
          <w:lang w:eastAsia="ko-KR"/>
        </w:rPr>
        <w:t>(Google)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플랫폼의</w:t>
      </w:r>
      <w:r>
        <w:rPr>
          <w:lang w:eastAsia="ko-KR"/>
        </w:rPr>
        <w:t xml:space="preserve"> </w:t>
      </w:r>
      <w:r>
        <w:rPr>
          <w:lang w:eastAsia="ko-KR"/>
        </w:rPr>
        <w:t>공식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언어로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선택했다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엄청나게</w:t>
      </w:r>
      <w:r>
        <w:rPr>
          <w:lang w:eastAsia="ko-KR"/>
        </w:rPr>
        <w:t xml:space="preserve"> </w:t>
      </w:r>
      <w:r>
        <w:rPr>
          <w:lang w:eastAsia="ko-KR"/>
        </w:rPr>
        <w:t>늘어났다</w:t>
      </w:r>
      <w:r>
        <w:rPr>
          <w:lang w:eastAsia="ko-KR"/>
        </w:rPr>
        <w:t xml:space="preserve">.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구글</w:t>
      </w:r>
      <w:r>
        <w:rPr>
          <w:lang w:eastAsia="ko-KR"/>
        </w:rPr>
        <w:t xml:space="preserve">, </w:t>
      </w:r>
      <w:r>
        <w:rPr>
          <w:lang w:eastAsia="ko-KR"/>
        </w:rPr>
        <w:t>아마존</w:t>
      </w:r>
      <w:r>
        <w:rPr>
          <w:lang w:eastAsia="ko-KR"/>
        </w:rPr>
        <w:t xml:space="preserve">(Amazon), </w:t>
      </w:r>
      <w:proofErr w:type="spellStart"/>
      <w:r>
        <w:rPr>
          <w:lang w:eastAsia="ko-KR"/>
        </w:rPr>
        <w:t>넷플릭스</w:t>
      </w:r>
      <w:proofErr w:type="spellEnd"/>
      <w:r>
        <w:rPr>
          <w:lang w:eastAsia="ko-KR"/>
        </w:rPr>
        <w:t xml:space="preserve">(Netflix), </w:t>
      </w:r>
      <w:proofErr w:type="spellStart"/>
      <w:r>
        <w:rPr>
          <w:lang w:eastAsia="ko-KR"/>
        </w:rPr>
        <w:t>핀터레스트</w:t>
      </w:r>
      <w:proofErr w:type="spellEnd"/>
      <w:r>
        <w:rPr>
          <w:lang w:eastAsia="ko-KR"/>
        </w:rPr>
        <w:t xml:space="preserve">(Pinterest), </w:t>
      </w:r>
      <w:r>
        <w:rPr>
          <w:lang w:eastAsia="ko-KR"/>
        </w:rPr>
        <w:t>우버</w:t>
      </w:r>
      <w:r>
        <w:rPr>
          <w:lang w:eastAsia="ko-KR"/>
        </w:rPr>
        <w:t xml:space="preserve">(Uber)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회사가</w:t>
      </w:r>
      <w:r>
        <w:rPr>
          <w:lang w:eastAsia="ko-KR"/>
        </w:rPr>
        <w:t xml:space="preserve"> </w:t>
      </w:r>
      <w:r>
        <w:rPr>
          <w:lang w:eastAsia="ko-KR"/>
        </w:rPr>
        <w:t>프로덕션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 w:rsidR="003C4026">
        <w:rPr>
          <w:rFonts w:hint="eastAsia"/>
          <w:lang w:eastAsia="ko-KR"/>
        </w:rPr>
        <w:t xml:space="preserve"> </w:t>
      </w:r>
      <w:r w:rsidR="003C4026">
        <w:rPr>
          <w:rFonts w:hint="eastAsia"/>
          <w:lang w:eastAsia="ko-KR"/>
        </w:rPr>
        <w:t>있으며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개발자를</w:t>
      </w:r>
      <w:r>
        <w:rPr>
          <w:lang w:eastAsia="ko-KR"/>
        </w:rPr>
        <w:t xml:space="preserve"> </w:t>
      </w:r>
      <w:r>
        <w:rPr>
          <w:lang w:eastAsia="ko-KR"/>
        </w:rPr>
        <w:t>채용하려는</w:t>
      </w:r>
      <w:r>
        <w:rPr>
          <w:lang w:eastAsia="ko-KR"/>
        </w:rPr>
        <w:t xml:space="preserve"> </w:t>
      </w:r>
      <w:r>
        <w:rPr>
          <w:lang w:eastAsia="ko-KR"/>
        </w:rPr>
        <w:t>회사</w:t>
      </w:r>
      <w:r w:rsidR="005311D8"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늘어나고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05D1373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 w:rsidR="005311D8">
        <w:rPr>
          <w:rFonts w:hint="eastAsia"/>
          <w:lang w:eastAsia="ko-KR"/>
        </w:rPr>
        <w:t>을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이룰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수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있었던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주의</w:t>
      </w:r>
      <w:r w:rsidR="005311D8">
        <w:rPr>
          <w:rFonts w:hint="eastAsia"/>
          <w:lang w:eastAsia="ko-KR"/>
        </w:rPr>
        <w:t xml:space="preserve"> </w:t>
      </w:r>
      <w:r>
        <w:rPr>
          <w:lang w:eastAsia="ko-KR"/>
        </w:rPr>
        <w:t>깊게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특성에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설계를</w:t>
      </w:r>
      <w:r>
        <w:rPr>
          <w:lang w:eastAsia="ko-KR"/>
        </w:rPr>
        <w:t xml:space="preserve"> </w:t>
      </w:r>
      <w:r>
        <w:rPr>
          <w:lang w:eastAsia="ko-KR"/>
        </w:rPr>
        <w:t>녹여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내</w:t>
      </w:r>
      <w:r>
        <w:rPr>
          <w:lang w:eastAsia="ko-KR"/>
        </w:rPr>
        <w:t>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헌신적</w:t>
      </w:r>
      <w:r w:rsidR="005311D8">
        <w:rPr>
          <w:rFonts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노력</w:t>
      </w:r>
      <w:r w:rsidR="005311D8">
        <w:rPr>
          <w:rFonts w:hint="eastAsia"/>
          <w:lang w:eastAsia="ko-KR"/>
        </w:rPr>
        <w:t>했기</w:t>
      </w:r>
      <w:r>
        <w:rPr>
          <w:lang w:eastAsia="ko-KR"/>
        </w:rPr>
        <w:t xml:space="preserve"> </w:t>
      </w:r>
      <w:r>
        <w:rPr>
          <w:lang w:eastAsia="ko-KR"/>
        </w:rPr>
        <w:t>때문</w:t>
      </w:r>
      <w:r w:rsidR="005311D8">
        <w:rPr>
          <w:rFonts w:hint="eastAsia"/>
          <w:lang w:eastAsia="ko-KR"/>
        </w:rPr>
        <w:t>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 w:rsidR="005311D8">
        <w:rPr>
          <w:rFonts w:hint="eastAsia"/>
          <w:lang w:eastAsia="ko-KR"/>
        </w:rPr>
        <w:t>러한</w:t>
      </w:r>
      <w:r>
        <w:rPr>
          <w:lang w:eastAsia="ko-KR"/>
        </w:rPr>
        <w:t xml:space="preserve"> </w:t>
      </w:r>
      <w:r>
        <w:rPr>
          <w:lang w:eastAsia="ko-KR"/>
        </w:rPr>
        <w:t>노력으로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아주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.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철학은</w:t>
      </w:r>
      <w:r>
        <w:rPr>
          <w:lang w:eastAsia="ko-KR"/>
        </w:rPr>
        <w:t xml:space="preserve"> 2010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마주했던</w:t>
      </w:r>
      <w:r>
        <w:rPr>
          <w:lang w:eastAsia="ko-KR"/>
        </w:rPr>
        <w:t xml:space="preserve"> </w:t>
      </w:r>
      <w:r>
        <w:rPr>
          <w:lang w:eastAsia="ko-KR"/>
        </w:rPr>
        <w:t>문제에</w:t>
      </w:r>
      <w:r w:rsidR="005311D8">
        <w:rPr>
          <w:rFonts w:hint="eastAsia"/>
          <w:lang w:eastAsia="ko-KR"/>
        </w:rPr>
        <w:t>서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기인한다</w:t>
      </w:r>
      <w:r>
        <w:rPr>
          <w:lang w:eastAsia="ko-KR"/>
        </w:rPr>
        <w:t xml:space="preserve">. </w:t>
      </w:r>
      <w:commentRangeStart w:id="6"/>
      <w:commentRangeStart w:id="7"/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시점에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젯브레인즈에는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lastRenderedPageBreak/>
        <w:t>플랫폼</w:t>
      </w:r>
      <w:r>
        <w:rPr>
          <w:lang w:eastAsia="ko-KR"/>
        </w:rPr>
        <w:t xml:space="preserve">,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알려졌음에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분명한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웹스톰</w:t>
      </w:r>
      <w:proofErr w:type="spellEnd"/>
      <w:r>
        <w:rPr>
          <w:lang w:eastAsia="ko-KR"/>
        </w:rPr>
        <w:t>(WebStorm), Php</w:t>
      </w:r>
      <w:r>
        <w:rPr>
          <w:lang w:eastAsia="ko-KR"/>
        </w:rPr>
        <w:t>스톰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루비마인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RubyMine</w:t>
      </w:r>
      <w:proofErr w:type="spellEnd"/>
      <w:r>
        <w:rPr>
          <w:lang w:eastAsia="ko-KR"/>
        </w:rPr>
        <w:t xml:space="preserve">)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기반이</w:t>
      </w:r>
      <w:r>
        <w:rPr>
          <w:lang w:eastAsia="ko-KR"/>
        </w:rPr>
        <w:t xml:space="preserve"> </w:t>
      </w:r>
      <w:r>
        <w:rPr>
          <w:lang w:eastAsia="ko-KR"/>
        </w:rPr>
        <w:t>누적되어</w:t>
      </w:r>
      <w:r>
        <w:rPr>
          <w:lang w:eastAsia="ko-KR"/>
        </w:rPr>
        <w:t xml:space="preserve"> </w:t>
      </w:r>
      <w:r>
        <w:rPr>
          <w:lang w:eastAsia="ko-KR"/>
        </w:rPr>
        <w:t>있었다</w:t>
      </w:r>
      <w:r>
        <w:rPr>
          <w:lang w:eastAsia="ko-KR"/>
        </w:rPr>
        <w:t>.</w:t>
      </w:r>
      <w:commentRangeEnd w:id="6"/>
      <w:r w:rsidR="005311D8">
        <w:rPr>
          <w:rStyle w:val="ad"/>
        </w:rPr>
        <w:commentReference w:id="6"/>
      </w:r>
      <w:commentRangeEnd w:id="7"/>
      <w:r w:rsidR="00594AAB">
        <w:rPr>
          <w:rStyle w:val="ad"/>
        </w:rPr>
        <w:commentReference w:id="7"/>
      </w:r>
    </w:p>
    <w:p w14:paraId="3DC007C8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성장과</w:t>
      </w:r>
      <w:r>
        <w:rPr>
          <w:lang w:eastAsia="ko-KR"/>
        </w:rPr>
        <w:t xml:space="preserve"> </w:t>
      </w:r>
      <w:r>
        <w:rPr>
          <w:lang w:eastAsia="ko-KR"/>
        </w:rPr>
        <w:t>유지보수는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자체로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 w:rsidR="005311D8" w:rsidRPr="005311D8">
        <w:rPr>
          <w:lang w:eastAsia="ko-KR"/>
        </w:rPr>
        <w:t xml:space="preserve"> </w:t>
      </w:r>
      <w:proofErr w:type="gramStart"/>
      <w:r w:rsidR="005311D8">
        <w:rPr>
          <w:lang w:eastAsia="ko-KR"/>
        </w:rPr>
        <w:t>방해</w:t>
      </w:r>
      <w:r w:rsidR="005311D8">
        <w:rPr>
          <w:rFonts w:hint="eastAsia"/>
          <w:lang w:eastAsia="ko-KR"/>
        </w:rPr>
        <w:t xml:space="preserve"> </w:t>
      </w:r>
      <w:r w:rsidR="005311D8">
        <w:rPr>
          <w:lang w:eastAsia="ko-KR"/>
        </w:rPr>
        <w:t>받기</w:t>
      </w:r>
      <w:proofErr w:type="gramEnd"/>
      <w:r w:rsidR="005311D8">
        <w:rPr>
          <w:lang w:eastAsia="ko-KR"/>
        </w:rPr>
        <w:t xml:space="preserve"> </w:t>
      </w:r>
      <w:r w:rsidR="005311D8">
        <w:rPr>
          <w:lang w:eastAsia="ko-KR"/>
        </w:rPr>
        <w:t>시작했다</w:t>
      </w:r>
      <w:r w:rsidR="005311D8">
        <w:rPr>
          <w:lang w:eastAsia="ko-KR"/>
        </w:rPr>
        <w:t xml:space="preserve">.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발전이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느렸고</w:t>
      </w:r>
      <w:proofErr w:type="spellEnd"/>
      <w:r>
        <w:rPr>
          <w:lang w:eastAsia="ko-KR"/>
        </w:rPr>
        <w:t xml:space="preserve"> 2010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당시</w:t>
      </w:r>
      <w:r>
        <w:rPr>
          <w:lang w:eastAsia="ko-KR"/>
        </w:rPr>
        <w:t xml:space="preserve"> </w:t>
      </w:r>
      <w:r>
        <w:rPr>
          <w:lang w:eastAsia="ko-KR"/>
        </w:rPr>
        <w:t>스칼라나</w:t>
      </w:r>
      <w:r>
        <w:rPr>
          <w:lang w:eastAsia="ko-KR"/>
        </w:rPr>
        <w:t xml:space="preserve"> C#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언어에서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있었던</w:t>
      </w:r>
      <w:r>
        <w:rPr>
          <w:lang w:eastAsia="ko-KR"/>
        </w:rPr>
        <w:t xml:space="preserve"> </w:t>
      </w:r>
      <w:r>
        <w:rPr>
          <w:lang w:eastAsia="ko-KR"/>
        </w:rPr>
        <w:t>유용한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자바에</w:t>
      </w:r>
      <w:r w:rsidR="005311D8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없었기</w:t>
      </w:r>
      <w:r>
        <w:rPr>
          <w:lang w:eastAsia="ko-KR"/>
        </w:rPr>
        <w:t xml:space="preserve"> </w:t>
      </w:r>
      <w:r>
        <w:rPr>
          <w:lang w:eastAsia="ko-KR"/>
        </w:rPr>
        <w:t>때문</w:t>
      </w:r>
      <w:r w:rsidR="005311D8">
        <w:rPr>
          <w:rFonts w:hint="eastAsia"/>
          <w:lang w:eastAsia="ko-KR"/>
        </w:rPr>
        <w:t>이다</w:t>
      </w:r>
      <w:r w:rsidR="005311D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당시</w:t>
      </w:r>
      <w:r>
        <w:rPr>
          <w:lang w:eastAsia="ko-KR"/>
        </w:rPr>
        <w:t xml:space="preserve"> </w:t>
      </w:r>
      <w:r w:rsidR="005311D8">
        <w:rPr>
          <w:rFonts w:hint="eastAsia"/>
          <w:lang w:eastAsia="ko-KR"/>
        </w:rPr>
        <w:t>사용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가능한</w:t>
      </w:r>
      <w:r>
        <w:rPr>
          <w:lang w:eastAsia="ko-KR"/>
        </w:rPr>
        <w:t xml:space="preserve"> JVM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검토한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필요를</w:t>
      </w:r>
      <w:r>
        <w:rPr>
          <w:lang w:eastAsia="ko-KR"/>
        </w:rPr>
        <w:t xml:space="preserve"> </w:t>
      </w:r>
      <w:r>
        <w:rPr>
          <w:lang w:eastAsia="ko-KR"/>
        </w:rPr>
        <w:t>충족할</w:t>
      </w:r>
      <w:r w:rsidR="005311D8">
        <w:rPr>
          <w:rFonts w:hint="eastAsia"/>
          <w:lang w:eastAsia="ko-KR"/>
        </w:rPr>
        <w:t xml:space="preserve"> </w:t>
      </w:r>
      <w:r>
        <w:rPr>
          <w:lang w:eastAsia="ko-KR"/>
        </w:rPr>
        <w:t>만한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결론을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 w:rsidR="005311D8">
        <w:rPr>
          <w:rFonts w:hint="eastAsia"/>
          <w:lang w:eastAsia="ko-KR"/>
        </w:rPr>
        <w:t>리</w:t>
      </w:r>
      <w:r>
        <w:rPr>
          <w:lang w:eastAsia="ko-KR"/>
        </w:rPr>
        <w:t>고</w:t>
      </w:r>
      <w:r>
        <w:rPr>
          <w:lang w:eastAsia="ko-KR"/>
        </w:rPr>
        <w:t xml:space="preserve">, </w:t>
      </w:r>
      <w:r>
        <w:rPr>
          <w:lang w:eastAsia="ko-KR"/>
        </w:rPr>
        <w:t>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자원을</w:t>
      </w:r>
      <w:r>
        <w:rPr>
          <w:lang w:eastAsia="ko-KR"/>
        </w:rPr>
        <w:t xml:space="preserve"> </w:t>
      </w:r>
      <w:r>
        <w:rPr>
          <w:lang w:eastAsia="ko-KR"/>
        </w:rPr>
        <w:t>투입하</w:t>
      </w:r>
      <w:r w:rsidR="005311D8">
        <w:rPr>
          <w:rFonts w:hint="eastAsia"/>
          <w:lang w:eastAsia="ko-KR"/>
        </w:rPr>
        <w:t>여</w:t>
      </w:r>
      <w:r>
        <w:rPr>
          <w:lang w:eastAsia="ko-KR"/>
        </w:rPr>
        <w:t xml:space="preserve"> </w:t>
      </w:r>
      <w:r>
        <w:rPr>
          <w:lang w:eastAsia="ko-KR"/>
        </w:rPr>
        <w:t>지신만의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개발하기로</w:t>
      </w:r>
      <w:r>
        <w:rPr>
          <w:lang w:eastAsia="ko-KR"/>
        </w:rPr>
        <w:t xml:space="preserve"> </w:t>
      </w:r>
      <w:r>
        <w:rPr>
          <w:lang w:eastAsia="ko-KR"/>
        </w:rPr>
        <w:t>결정했다</w:t>
      </w:r>
      <w:r>
        <w:rPr>
          <w:lang w:eastAsia="ko-KR"/>
        </w:rPr>
        <w:t xml:space="preserve">.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언어에는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팀원</w:t>
      </w:r>
      <w:r w:rsidR="005311D8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상당수가</w:t>
      </w:r>
      <w:r>
        <w:rPr>
          <w:lang w:eastAsia="ko-KR"/>
        </w:rPr>
        <w:t xml:space="preserve"> </w:t>
      </w:r>
      <w:r>
        <w:rPr>
          <w:lang w:eastAsia="ko-KR"/>
        </w:rPr>
        <w:t>위치했던</w:t>
      </w:r>
      <w:r>
        <w:rPr>
          <w:lang w:eastAsia="ko-KR"/>
        </w:rPr>
        <w:t xml:space="preserve"> </w:t>
      </w:r>
      <w:r>
        <w:rPr>
          <w:lang w:eastAsia="ko-KR"/>
        </w:rPr>
        <w:t>러시아</w:t>
      </w:r>
      <w:r>
        <w:rPr>
          <w:lang w:eastAsia="ko-KR"/>
        </w:rPr>
        <w:t xml:space="preserve"> </w:t>
      </w:r>
      <w:r>
        <w:rPr>
          <w:lang w:eastAsia="ko-KR"/>
        </w:rPr>
        <w:t>상트페테르부르크</w:t>
      </w:r>
      <w:r>
        <w:rPr>
          <w:lang w:eastAsia="ko-KR"/>
        </w:rPr>
        <w:t xml:space="preserve"> </w:t>
      </w:r>
      <w:r>
        <w:rPr>
          <w:lang w:eastAsia="ko-KR"/>
        </w:rPr>
        <w:t>근처의</w:t>
      </w:r>
      <w:r>
        <w:rPr>
          <w:lang w:eastAsia="ko-KR"/>
        </w:rPr>
        <w:t xml:space="preserve"> </w:t>
      </w:r>
      <w:r>
        <w:rPr>
          <w:lang w:eastAsia="ko-KR"/>
        </w:rPr>
        <w:t>섬인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코틀린이라는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이름이</w:t>
      </w:r>
      <w:r>
        <w:rPr>
          <w:lang w:eastAsia="ko-KR"/>
        </w:rPr>
        <w:t xml:space="preserve"> </w:t>
      </w:r>
      <w:r>
        <w:rPr>
          <w:lang w:eastAsia="ko-KR"/>
        </w:rPr>
        <w:t>붙었다</w:t>
      </w:r>
      <w:r>
        <w:rPr>
          <w:lang w:eastAsia="ko-KR"/>
        </w:rPr>
        <w:t>.</w:t>
      </w:r>
    </w:p>
    <w:p w14:paraId="0AF757CE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처음에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만들어간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무엇일까</w:t>
      </w:r>
      <w:r>
        <w:rPr>
          <w:lang w:eastAsia="ko-KR"/>
        </w:rPr>
        <w:t xml:space="preserve">?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정의에서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이야기했다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뒷받침하는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,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상호운용성을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필요하다는</w:t>
      </w:r>
      <w:r>
        <w:rPr>
          <w:lang w:eastAsia="ko-KR"/>
        </w:rPr>
        <w:t xml:space="preserve"> </w:t>
      </w:r>
      <w:r>
        <w:rPr>
          <w:lang w:eastAsia="ko-KR"/>
        </w:rPr>
        <w:t>것이었다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4DF02CA3" w14:textId="77777777" w:rsidR="009750EE" w:rsidRDefault="00470BC4">
      <w:pPr>
        <w:pStyle w:val="2"/>
        <w:rPr>
          <w:lang w:eastAsia="ko-KR"/>
        </w:rPr>
      </w:pPr>
      <w:bookmarkStart w:id="8" w:name="안전성"/>
      <w:bookmarkEnd w:id="8"/>
      <w:r>
        <w:rPr>
          <w:lang w:eastAsia="ko-KR"/>
        </w:rPr>
        <w:t>안전성</w:t>
      </w:r>
    </w:p>
    <w:p w14:paraId="11ED48E7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안전하려면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프로그래머의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방지할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실전에서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방지하려면</w:t>
      </w:r>
      <w:r>
        <w:rPr>
          <w:lang w:eastAsia="ko-KR"/>
        </w:rPr>
        <w:t xml:space="preserve"> </w:t>
      </w:r>
      <w:r>
        <w:rPr>
          <w:lang w:eastAsia="ko-KR"/>
        </w:rPr>
        <w:t>대가가</w:t>
      </w:r>
      <w:r>
        <w:rPr>
          <w:lang w:eastAsia="ko-KR"/>
        </w:rPr>
        <w:t xml:space="preserve"> </w:t>
      </w:r>
      <w:r>
        <w:rPr>
          <w:lang w:eastAsia="ko-KR"/>
        </w:rPr>
        <w:t>필요하기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고려해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설계하는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트레이드오프</w:t>
      </w:r>
      <w:r>
        <w:rPr>
          <w:lang w:eastAsia="ko-KR"/>
        </w:rPr>
        <w:t>(tradeoff)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문제다</w:t>
      </w:r>
      <w:r>
        <w:rPr>
          <w:lang w:eastAsia="ko-KR"/>
        </w:rPr>
        <w:t xml:space="preserve">. </w:t>
      </w:r>
      <w:r>
        <w:rPr>
          <w:lang w:eastAsia="ko-KR"/>
        </w:rPr>
        <w:t>컴파일러에게</w:t>
      </w:r>
      <w:r>
        <w:rPr>
          <w:lang w:eastAsia="ko-KR"/>
        </w:rPr>
        <w:t xml:space="preserve"> </w:t>
      </w:r>
      <w:r>
        <w:rPr>
          <w:lang w:eastAsia="ko-KR"/>
        </w:rPr>
        <w:t>프로그램에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알려주거나</w:t>
      </w:r>
      <w:r>
        <w:rPr>
          <w:lang w:eastAsia="ko-KR"/>
        </w:rPr>
        <w:t xml:space="preserve">,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 w:rsidR="00861F2D">
        <w:rPr>
          <w:rFonts w:hint="eastAsia"/>
          <w:lang w:eastAsia="ko-KR"/>
        </w:rPr>
        <w:t>오랫동안</w:t>
      </w:r>
      <w:r>
        <w:rPr>
          <w:lang w:eastAsia="ko-KR"/>
        </w:rPr>
        <w:t xml:space="preserve">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올바른지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추론하게</w:t>
      </w:r>
      <w:r>
        <w:rPr>
          <w:lang w:eastAsia="ko-KR"/>
        </w:rPr>
        <w:t xml:space="preserve"> </w:t>
      </w:r>
      <w:r w:rsidR="00861F2D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).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설계</w:t>
      </w:r>
      <w:r>
        <w:rPr>
          <w:lang w:eastAsia="ko-KR"/>
        </w:rPr>
        <w:t xml:space="preserve"> </w:t>
      </w:r>
      <w:r>
        <w:rPr>
          <w:lang w:eastAsia="ko-KR"/>
        </w:rPr>
        <w:t>목표</w:t>
      </w:r>
      <w:r w:rsidR="00861F2D">
        <w:rPr>
          <w:rFonts w:hint="eastAsia"/>
          <w:lang w:eastAsia="ko-KR"/>
        </w:rPr>
        <w:t xml:space="preserve"> </w:t>
      </w:r>
      <w:r w:rsidR="00861F2D">
        <w:rPr>
          <w:rFonts w:hint="eastAsia"/>
          <w:lang w:eastAsia="ko-KR"/>
        </w:rPr>
        <w:t>중</w:t>
      </w:r>
      <w:r w:rsidR="00861F2D">
        <w:rPr>
          <w:rFonts w:hint="eastAsia"/>
          <w:lang w:eastAsia="ko-KR"/>
        </w:rPr>
        <w:t xml:space="preserve"> </w:t>
      </w:r>
      <w:r w:rsidR="00861F2D">
        <w:rPr>
          <w:rFonts w:hint="eastAsia"/>
          <w:lang w:eastAsia="ko-KR"/>
        </w:rPr>
        <w:t>하나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황금비를</w:t>
      </w:r>
      <w:r>
        <w:rPr>
          <w:lang w:eastAsia="ko-KR"/>
        </w:rPr>
        <w:t xml:space="preserve"> </w:t>
      </w:r>
      <w:r>
        <w:rPr>
          <w:lang w:eastAsia="ko-KR"/>
        </w:rPr>
        <w:t>찾아내는</w:t>
      </w:r>
      <w:r>
        <w:rPr>
          <w:lang w:eastAsia="ko-KR"/>
        </w:rPr>
        <w:t xml:space="preserve"> </w:t>
      </w:r>
      <w:r>
        <w:rPr>
          <w:lang w:eastAsia="ko-KR"/>
        </w:rPr>
        <w:t>것이었다</w:t>
      </w:r>
      <w:r>
        <w:rPr>
          <w:lang w:eastAsia="ko-KR"/>
        </w:rPr>
        <w:t xml:space="preserve">. </w:t>
      </w:r>
      <w:r w:rsidR="00861F2D">
        <w:rPr>
          <w:rFonts w:hint="eastAsia"/>
          <w:lang w:eastAsia="ko-KR"/>
        </w:rPr>
        <w:t>즉</w:t>
      </w:r>
      <w:r w:rsidR="00861F2D">
        <w:rPr>
          <w:rFonts w:hint="eastAsia"/>
          <w:lang w:eastAsia="ko-KR"/>
        </w:rPr>
        <w:t xml:space="preserve">, </w:t>
      </w:r>
      <w:r>
        <w:rPr>
          <w:lang w:eastAsia="ko-KR"/>
        </w:rPr>
        <w:t>자바보다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보장하는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설계하되</w:t>
      </w:r>
      <w:r>
        <w:rPr>
          <w:lang w:eastAsia="ko-KR"/>
        </w:rPr>
        <w:t xml:space="preserve">, </w:t>
      </w:r>
      <w:r w:rsidR="00861F2D">
        <w:rPr>
          <w:rFonts w:hint="eastAsia"/>
          <w:lang w:eastAsia="ko-KR"/>
        </w:rPr>
        <w:t>(</w:t>
      </w:r>
      <w:r>
        <w:rPr>
          <w:lang w:eastAsia="ko-KR"/>
        </w:rPr>
        <w:t>자바보다는</w:t>
      </w:r>
      <w:r w:rsidR="00861F2D"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lang w:eastAsia="ko-KR"/>
        </w:rPr>
        <w:t>개발자의</w:t>
      </w:r>
      <w:r>
        <w:rPr>
          <w:lang w:eastAsia="ko-KR"/>
        </w:rPr>
        <w:t xml:space="preserve"> </w:t>
      </w:r>
      <w:r>
        <w:rPr>
          <w:lang w:eastAsia="ko-KR"/>
        </w:rPr>
        <w:t>생산성을</w:t>
      </w:r>
      <w:r>
        <w:rPr>
          <w:lang w:eastAsia="ko-KR"/>
        </w:rPr>
        <w:t xml:space="preserve"> </w:t>
      </w:r>
      <w:r>
        <w:rPr>
          <w:lang w:eastAsia="ko-KR"/>
        </w:rPr>
        <w:t>덜</w:t>
      </w:r>
      <w:r>
        <w:rPr>
          <w:lang w:eastAsia="ko-KR"/>
        </w:rPr>
        <w:t xml:space="preserve"> </w:t>
      </w:r>
      <w:r w:rsidR="00861F2D">
        <w:rPr>
          <w:rFonts w:hint="eastAsia"/>
          <w:lang w:eastAsia="ko-KR"/>
        </w:rPr>
        <w:t>해</w:t>
      </w:r>
      <w:r>
        <w:rPr>
          <w:lang w:eastAsia="ko-KR"/>
        </w:rPr>
        <w:t>치는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 w:rsidR="00861F2D">
        <w:rPr>
          <w:rFonts w:hint="eastAsia"/>
          <w:lang w:eastAsia="ko-KR"/>
        </w:rPr>
        <w:t>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 w:rsidR="00861F2D">
        <w:rPr>
          <w:rFonts w:hint="eastAsia"/>
          <w:lang w:eastAsia="ko-KR"/>
        </w:rPr>
        <w:t>그리고</w:t>
      </w:r>
      <w:r w:rsidR="00861F2D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해법은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측면에서든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절대적인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아니었</w:t>
      </w:r>
      <w:r w:rsidR="00861F2D">
        <w:rPr>
          <w:rFonts w:hint="eastAsia"/>
          <w:lang w:eastAsia="ko-KR"/>
        </w:rPr>
        <w:t>으나</w:t>
      </w:r>
      <w:r w:rsidR="00861F2D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실질적으로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선택임</w:t>
      </w:r>
      <w:r w:rsidR="00861F2D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반복적으로</w:t>
      </w:r>
      <w:r>
        <w:rPr>
          <w:lang w:eastAsia="ko-KR"/>
        </w:rPr>
        <w:t xml:space="preserve"> </w:t>
      </w:r>
      <w:r>
        <w:rPr>
          <w:lang w:eastAsia="ko-KR"/>
        </w:rPr>
        <w:t>증명</w:t>
      </w:r>
      <w:r w:rsidR="00861F2D">
        <w:rPr>
          <w:rFonts w:hint="eastAsia"/>
          <w:lang w:eastAsia="ko-KR"/>
        </w:rPr>
        <w:t>해왔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571277AB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진행하면서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측면에서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짚고</w:t>
      </w:r>
      <w:r>
        <w:rPr>
          <w:lang w:eastAsia="ko-KR"/>
        </w:rPr>
        <w:t xml:space="preserve"> </w:t>
      </w:r>
      <w:r>
        <w:rPr>
          <w:lang w:eastAsia="ko-KR"/>
        </w:rPr>
        <w:t>넘어가</w:t>
      </w:r>
      <w:r w:rsidR="00861F2D">
        <w:rPr>
          <w:rFonts w:hint="eastAsia"/>
          <w:lang w:eastAsia="ko-KR"/>
        </w:rPr>
        <w:t>겠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A85CC56" w14:textId="77777777" w:rsidR="009750EE" w:rsidRDefault="00470BC4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추론</w:t>
      </w:r>
      <w:r>
        <w:rPr>
          <w:lang w:eastAsia="ko-KR"/>
        </w:rPr>
        <w:t>(type inference)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(</w:t>
      </w:r>
      <w:r>
        <w:rPr>
          <w:lang w:eastAsia="ko-KR"/>
        </w:rPr>
        <w:t>자바</w:t>
      </w:r>
      <w:r>
        <w:rPr>
          <w:lang w:eastAsia="ko-KR"/>
        </w:rPr>
        <w:t>10</w:t>
      </w:r>
      <w:r>
        <w:rPr>
          <w:lang w:eastAsia="ko-KR"/>
        </w:rPr>
        <w:t>에도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추론이</w:t>
      </w:r>
      <w:r>
        <w:rPr>
          <w:lang w:eastAsia="ko-KR"/>
        </w:rPr>
        <w:t xml:space="preserve"> </w:t>
      </w:r>
      <w:r>
        <w:rPr>
          <w:lang w:eastAsia="ko-KR"/>
        </w:rPr>
        <w:t>도입됐다</w:t>
      </w:r>
      <w:r>
        <w:rPr>
          <w:lang w:eastAsia="ko-KR"/>
        </w:rPr>
        <w:t>).</w:t>
      </w:r>
    </w:p>
    <w:p w14:paraId="79FCEAB0" w14:textId="77777777" w:rsidR="009750EE" w:rsidRDefault="00470BC4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(nullable type)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null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사용을</w:t>
      </w:r>
      <w:r>
        <w:rPr>
          <w:lang w:eastAsia="ko-KR"/>
        </w:rPr>
        <w:t xml:space="preserve"> </w:t>
      </w:r>
      <w:r>
        <w:rPr>
          <w:lang w:eastAsia="ko-KR"/>
        </w:rPr>
        <w:t>제한할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악명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NullPointerException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방지할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6C44E0E" w14:textId="77777777" w:rsidR="009750EE" w:rsidRDefault="00470BC4">
      <w:pPr>
        <w:pStyle w:val="Compact"/>
        <w:numPr>
          <w:ilvl w:val="0"/>
          <w:numId w:val="13"/>
        </w:numPr>
        <w:rPr>
          <w:lang w:eastAsia="ko-KR"/>
        </w:rPr>
      </w:pPr>
      <w:proofErr w:type="spellStart"/>
      <w:r>
        <w:rPr>
          <w:lang w:eastAsia="ko-KR"/>
        </w:rPr>
        <w:t>스마트캐스트</w:t>
      </w:r>
      <w:proofErr w:type="spellEnd"/>
      <w:r>
        <w:rPr>
          <w:lang w:eastAsia="ko-KR"/>
        </w:rPr>
        <w:t>(smart cast)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안전하게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시점에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캐스트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방지할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3F3737B" w14:textId="77777777" w:rsidR="009750EE" w:rsidRDefault="00470BC4">
      <w:pPr>
        <w:pStyle w:val="3"/>
        <w:rPr>
          <w:lang w:eastAsia="ko-KR"/>
        </w:rPr>
      </w:pPr>
      <w:bookmarkStart w:id="9" w:name="다중-패러다임"/>
      <w:bookmarkEnd w:id="9"/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</w:p>
    <w:p w14:paraId="0DA23464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초기에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패러다임이라는</w:t>
      </w:r>
      <w:r>
        <w:rPr>
          <w:lang w:eastAsia="ko-KR"/>
        </w:rPr>
        <w:t xml:space="preserve"> </w:t>
      </w:r>
      <w:r>
        <w:rPr>
          <w:lang w:eastAsia="ko-KR"/>
        </w:rPr>
        <w:t>말의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전형적인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 w:rsidR="00C575F9">
        <w:rPr>
          <w:rFonts w:hint="eastAsia"/>
          <w:lang w:eastAsia="ko-KR"/>
        </w:rPr>
        <w:t>류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객체지향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>
        <w:rPr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프로그래밍을</w:t>
      </w:r>
      <w:r>
        <w:rPr>
          <w:lang w:eastAsia="ko-KR"/>
        </w:rPr>
        <w:t xml:space="preserve"> </w:t>
      </w:r>
      <w:r>
        <w:rPr>
          <w:lang w:eastAsia="ko-KR"/>
        </w:rPr>
        <w:t>지원한다는</w:t>
      </w:r>
      <w:r>
        <w:rPr>
          <w:lang w:eastAsia="ko-KR"/>
        </w:rPr>
        <w:t xml:space="preserve"> </w:t>
      </w:r>
      <w:r>
        <w:rPr>
          <w:lang w:eastAsia="ko-KR"/>
        </w:rPr>
        <w:t>뜻이었다</w:t>
      </w:r>
      <w:r>
        <w:rPr>
          <w:lang w:eastAsia="ko-KR"/>
        </w:rPr>
        <w:t xml:space="preserve">.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다룬다는</w:t>
      </w:r>
      <w:r>
        <w:rPr>
          <w:lang w:eastAsia="ko-KR"/>
        </w:rPr>
        <w:t xml:space="preserve"> </w:t>
      </w:r>
      <w:r>
        <w:rPr>
          <w:lang w:eastAsia="ko-KR"/>
        </w:rPr>
        <w:t>생각에서</w:t>
      </w:r>
      <w:r>
        <w:rPr>
          <w:lang w:eastAsia="ko-KR"/>
        </w:rPr>
        <w:t xml:space="preserve"> </w:t>
      </w:r>
      <w:r>
        <w:rPr>
          <w:lang w:eastAsia="ko-KR"/>
        </w:rPr>
        <w:t>비롯된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인수로</w:t>
      </w:r>
      <w:r>
        <w:rPr>
          <w:lang w:eastAsia="ko-KR"/>
        </w:rPr>
        <w:t xml:space="preserve"> </w:t>
      </w:r>
      <w:r>
        <w:rPr>
          <w:lang w:eastAsia="ko-KR"/>
        </w:rPr>
        <w:t>넘기거나</w:t>
      </w:r>
      <w:r>
        <w:rPr>
          <w:lang w:eastAsia="ko-KR"/>
        </w:rPr>
        <w:t xml:space="preserve">, </w:t>
      </w:r>
      <w:r>
        <w:rPr>
          <w:lang w:eastAsia="ko-KR"/>
        </w:rPr>
        <w:t>지역적으로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선언하거나</w:t>
      </w:r>
      <w:r>
        <w:rPr>
          <w:lang w:eastAsia="ko-KR"/>
        </w:rPr>
        <w:t xml:space="preserve">,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저장하거나</w:t>
      </w:r>
      <w:r>
        <w:rPr>
          <w:lang w:eastAsia="ko-KR"/>
        </w:rPr>
        <w:t xml:space="preserve">,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프로그래밍의</w:t>
      </w:r>
      <w:r>
        <w:rPr>
          <w:lang w:eastAsia="ko-KR"/>
        </w:rPr>
        <w:t xml:space="preserve"> </w:t>
      </w:r>
      <w:r w:rsidR="00C575F9">
        <w:rPr>
          <w:rFonts w:hint="eastAsia"/>
          <w:lang w:eastAsia="ko-KR"/>
        </w:rPr>
        <w:t>또</w:t>
      </w:r>
      <w:r w:rsidR="00C575F9">
        <w:rPr>
          <w:rFonts w:hint="eastAsia"/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 w:rsidR="00C575F9">
        <w:rPr>
          <w:lang w:eastAsia="ko-KR"/>
        </w:rPr>
        <w:t>측면으로</w:t>
      </w:r>
      <w:r>
        <w:rPr>
          <w:lang w:eastAsia="ko-KR"/>
        </w:rPr>
        <w:t xml:space="preserve"> </w:t>
      </w:r>
      <w:r>
        <w:rPr>
          <w:lang w:eastAsia="ko-KR"/>
        </w:rPr>
        <w:t>불변성</w:t>
      </w:r>
      <w:r>
        <w:rPr>
          <w:lang w:eastAsia="ko-KR"/>
        </w:rPr>
        <w:t>(immutability)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,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부수</w:t>
      </w:r>
      <w:r>
        <w:rPr>
          <w:lang w:eastAsia="ko-KR"/>
        </w:rPr>
        <w:t xml:space="preserve"> </w:t>
      </w:r>
      <w:r>
        <w:rPr>
          <w:lang w:eastAsia="ko-KR"/>
        </w:rPr>
        <w:t>효과</w:t>
      </w:r>
      <w:r>
        <w:rPr>
          <w:lang w:eastAsia="ko-KR"/>
        </w:rPr>
        <w:t>(side effect)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만들어낼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말이다</w:t>
      </w:r>
      <w:r>
        <w:rPr>
          <w:lang w:eastAsia="ko-KR"/>
        </w:rPr>
        <w:t>.</w:t>
      </w:r>
    </w:p>
    <w:p w14:paraId="22C099BA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방법의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이점은</w:t>
      </w:r>
      <w:r>
        <w:rPr>
          <w:lang w:eastAsia="ko-KR"/>
        </w:rPr>
        <w:t xml:space="preserve"> </w:t>
      </w:r>
      <w:r>
        <w:rPr>
          <w:lang w:eastAsia="ko-KR"/>
        </w:rPr>
        <w:t>유연성이다</w:t>
      </w:r>
      <w:r>
        <w:rPr>
          <w:lang w:eastAsia="ko-KR"/>
        </w:rPr>
        <w:t xml:space="preserve">.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유형의</w:t>
      </w:r>
      <w:r>
        <w:rPr>
          <w:lang w:eastAsia="ko-KR"/>
        </w:rPr>
        <w:t xml:space="preserve"> </w:t>
      </w:r>
      <w:r>
        <w:rPr>
          <w:lang w:eastAsia="ko-KR"/>
        </w:rPr>
        <w:t>추상화를</w:t>
      </w:r>
      <w:r>
        <w:rPr>
          <w:lang w:eastAsia="ko-KR"/>
        </w:rPr>
        <w:t xml:space="preserve"> </w:t>
      </w:r>
      <w:r>
        <w:rPr>
          <w:lang w:eastAsia="ko-KR"/>
        </w:rPr>
        <w:t>만들어낼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표현력이</w:t>
      </w:r>
      <w:r>
        <w:rPr>
          <w:lang w:eastAsia="ko-KR"/>
        </w:rPr>
        <w:t xml:space="preserve"> </w:t>
      </w:r>
      <w:r>
        <w:rPr>
          <w:lang w:eastAsia="ko-KR"/>
        </w:rPr>
        <w:t>좋고</w:t>
      </w:r>
      <w:r>
        <w:rPr>
          <w:lang w:eastAsia="ko-KR"/>
        </w:rPr>
        <w:t xml:space="preserve"> </w:t>
      </w:r>
      <w:r>
        <w:rPr>
          <w:lang w:eastAsia="ko-KR"/>
        </w:rPr>
        <w:t>간결한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,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생산성이</w:t>
      </w:r>
      <w:r>
        <w:rPr>
          <w:lang w:eastAsia="ko-KR"/>
        </w:rPr>
        <w:t xml:space="preserve"> </w:t>
      </w:r>
      <w:r>
        <w:rPr>
          <w:lang w:eastAsia="ko-KR"/>
        </w:rPr>
        <w:t>좋아진다</w:t>
      </w:r>
      <w:r>
        <w:rPr>
          <w:lang w:eastAsia="ko-KR"/>
        </w:rPr>
        <w:t>.</w:t>
      </w:r>
    </w:p>
    <w:p w14:paraId="51D62D4A" w14:textId="77777777" w:rsidR="000D0560" w:rsidRDefault="000D0560">
      <w:pPr>
        <w:pStyle w:val="a8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20945CFB" w14:textId="77777777" w:rsidR="009750EE" w:rsidRDefault="00470BC4">
      <w:pPr>
        <w:pStyle w:val="a8"/>
        <w:rPr>
          <w:lang w:eastAsia="ko-KR"/>
        </w:rPr>
      </w:pP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원칙이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언어에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도입됐음에도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불구하고</w:t>
      </w:r>
      <w:r>
        <w:rPr>
          <w:lang w:eastAsia="ko-KR"/>
        </w:rPr>
        <w:t>(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>(lambda)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도입하기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바탕이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언어들이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작성하기</w:t>
      </w:r>
      <w:r>
        <w:rPr>
          <w:lang w:eastAsia="ko-KR"/>
        </w:rPr>
        <w:t xml:space="preserve"> </w:t>
      </w:r>
      <w:r>
        <w:rPr>
          <w:lang w:eastAsia="ko-KR"/>
        </w:rPr>
        <w:t>편리한</w:t>
      </w:r>
      <w:r>
        <w:rPr>
          <w:lang w:eastAsia="ko-KR"/>
        </w:rPr>
        <w:t xml:space="preserve"> </w:t>
      </w:r>
      <w:r>
        <w:rPr>
          <w:lang w:eastAsia="ko-KR"/>
        </w:rPr>
        <w:t>문법적인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제공하지는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14:paraId="76BFCEA4" w14:textId="77777777" w:rsidR="000D0560" w:rsidRPr="000D0560" w:rsidRDefault="000D0560" w:rsidP="000D0560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37675207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반면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제공했다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부드럽게</w:t>
      </w:r>
      <w:r>
        <w:rPr>
          <w:lang w:eastAsia="ko-KR"/>
        </w:rPr>
        <w:t xml:space="preserve"> </w:t>
      </w:r>
      <w:r>
        <w:rPr>
          <w:lang w:eastAsia="ko-KR"/>
        </w:rPr>
        <w:t>조화시킨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  <w:r>
        <w:rPr>
          <w:lang w:eastAsia="ko-KR"/>
        </w:rPr>
        <w:t>(type system)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블</w:t>
      </w:r>
      <w:r w:rsidR="00C575F9">
        <w:rPr>
          <w:rFonts w:hint="eastAsia"/>
          <w:lang w:eastAsia="ko-KR"/>
        </w:rPr>
        <w:t>록에서</w:t>
      </w:r>
      <w:r>
        <w:rPr>
          <w:lang w:eastAsia="ko-KR"/>
        </w:rPr>
        <w:t xml:space="preserve"> </w:t>
      </w:r>
      <w:r>
        <w:rPr>
          <w:lang w:eastAsia="ko-KR"/>
        </w:rPr>
        <w:t>만들어낼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 w:rsidR="00C575F9">
        <w:rPr>
          <w:rFonts w:hint="eastAsia"/>
          <w:lang w:eastAsia="ko-KR"/>
        </w:rPr>
        <w:t>처음부터</w:t>
      </w:r>
      <w:r w:rsidR="00C575F9">
        <w:rPr>
          <w:rFonts w:hint="eastAsia"/>
          <w:lang w:eastAsia="ko-KR"/>
        </w:rPr>
        <w:t xml:space="preserve"> </w:t>
      </w:r>
      <w:r>
        <w:rPr>
          <w:lang w:eastAsia="ko-KR"/>
        </w:rPr>
        <w:t>제공했다</w:t>
      </w:r>
      <w:r>
        <w:rPr>
          <w:lang w:eastAsia="ko-KR"/>
        </w:rPr>
        <w:t xml:space="preserve">.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라이브러리나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프레임워크도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스타일을</w:t>
      </w:r>
      <w:r>
        <w:rPr>
          <w:lang w:eastAsia="ko-KR"/>
        </w:rPr>
        <w:t xml:space="preserve"> </w:t>
      </w:r>
      <w:r>
        <w:rPr>
          <w:lang w:eastAsia="ko-KR"/>
        </w:rPr>
        <w:t>장려하는</w:t>
      </w:r>
      <w:r>
        <w:rPr>
          <w:lang w:eastAsia="ko-KR"/>
        </w:rPr>
        <w:t xml:space="preserve"> </w:t>
      </w:r>
      <w:r>
        <w:rPr>
          <w:lang w:eastAsia="ko-KR"/>
        </w:rPr>
        <w:t>방대한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자바도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8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 w:rsidR="00C575F9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 w:rsidR="00C575F9">
        <w:rPr>
          <w:rFonts w:hint="eastAsia"/>
          <w:lang w:eastAsia="ko-KR"/>
        </w:rPr>
        <w:t>했</w:t>
      </w:r>
      <w:r>
        <w:rPr>
          <w:lang w:eastAsia="ko-KR"/>
        </w:rPr>
        <w:t>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요즘은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상당수가</w:t>
      </w:r>
      <w:r>
        <w:rPr>
          <w:lang w:eastAsia="ko-KR"/>
        </w:rPr>
        <w:t xml:space="preserve"> </w:t>
      </w:r>
      <w:r>
        <w:rPr>
          <w:lang w:eastAsia="ko-KR"/>
        </w:rPr>
        <w:t>자바에도</w:t>
      </w:r>
      <w:r>
        <w:rPr>
          <w:lang w:eastAsia="ko-KR"/>
        </w:rPr>
        <w:t xml:space="preserve"> </w:t>
      </w:r>
      <w:r>
        <w:rPr>
          <w:lang w:eastAsia="ko-KR"/>
        </w:rPr>
        <w:t>도입됐다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표현력은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표현력에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떨어진다</w:t>
      </w:r>
      <w:r>
        <w:rPr>
          <w:lang w:eastAsia="ko-KR"/>
        </w:rPr>
        <w:t>.</w:t>
      </w:r>
    </w:p>
    <w:p w14:paraId="11C2B87A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프로그래밍의</w:t>
      </w:r>
      <w:r>
        <w:rPr>
          <w:lang w:eastAsia="ko-KR"/>
        </w:rPr>
        <w:t xml:space="preserve"> </w:t>
      </w:r>
      <w:r>
        <w:rPr>
          <w:lang w:eastAsia="ko-KR"/>
        </w:rPr>
        <w:t>기초에</w:t>
      </w:r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5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 w:rsidR="00C575F9">
        <w:rPr>
          <w:rFonts w:hint="eastAsia"/>
          <w:lang w:eastAsia="ko-KR"/>
        </w:rPr>
        <w:t>룰</w:t>
      </w:r>
      <w:r w:rsidR="00C575F9">
        <w:rPr>
          <w:rFonts w:hint="eastAsia"/>
          <w:lang w:eastAsia="ko-KR"/>
        </w:rPr>
        <w:t xml:space="preserve"> </w:t>
      </w:r>
      <w:r w:rsidR="00C575F9">
        <w:rPr>
          <w:rFonts w:hint="eastAsia"/>
          <w:lang w:eastAsia="ko-KR"/>
        </w:rPr>
        <w:t>것이다</w:t>
      </w:r>
      <w:r w:rsidR="00C575F9">
        <w:rPr>
          <w:rFonts w:hint="eastAsia"/>
          <w:lang w:eastAsia="ko-KR"/>
        </w:rPr>
        <w:t xml:space="preserve">. </w:t>
      </w:r>
      <w:r w:rsidR="00C575F9">
        <w:rPr>
          <w:rFonts w:hint="eastAsia"/>
          <w:lang w:eastAsia="ko-KR"/>
        </w:rPr>
        <w:t>그리고</w:t>
      </w:r>
      <w:r w:rsidR="00C575F9">
        <w:rPr>
          <w:rFonts w:hint="eastAsia"/>
          <w:lang w:eastAsia="ko-KR"/>
        </w:rPr>
        <w:t xml:space="preserve"> </w:t>
      </w:r>
      <w:r w:rsidR="00C575F9">
        <w:rPr>
          <w:lang w:eastAsia="ko-KR"/>
        </w:rPr>
        <w:t>함수형</w:t>
      </w:r>
      <w:r w:rsidR="00C575F9">
        <w:rPr>
          <w:lang w:eastAsia="ko-KR"/>
        </w:rPr>
        <w:t xml:space="preserve"> </w:t>
      </w:r>
      <w:r w:rsidR="00C575F9">
        <w:rPr>
          <w:lang w:eastAsia="ko-KR"/>
        </w:rPr>
        <w:t>프로그래밍</w:t>
      </w:r>
      <w:r w:rsidR="00C575F9">
        <w:rPr>
          <w:rFonts w:hint="eastAsia"/>
          <w:lang w:eastAsia="ko-KR"/>
        </w:rPr>
        <w:t>을</w:t>
      </w:r>
      <w:r w:rsidR="00C575F9">
        <w:rPr>
          <w:rFonts w:hint="eastAsia"/>
          <w:lang w:eastAsia="ko-KR"/>
        </w:rPr>
        <w:t xml:space="preserve"> </w:t>
      </w:r>
      <w:r w:rsidR="00C575F9">
        <w:rPr>
          <w:rFonts w:hint="eastAsia"/>
          <w:lang w:eastAsia="ko-KR"/>
        </w:rPr>
        <w:t>적용한</w:t>
      </w:r>
      <w:r w:rsidR="00C575F9">
        <w:rPr>
          <w:lang w:eastAsia="ko-KR"/>
        </w:rPr>
        <w:t xml:space="preserve"> </w:t>
      </w:r>
      <w:r w:rsidR="00C575F9">
        <w:rPr>
          <w:lang w:eastAsia="ko-KR"/>
        </w:rPr>
        <w:t>예제</w:t>
      </w:r>
      <w:r w:rsidR="00C575F9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부분에서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62BE34E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성장해</w:t>
      </w:r>
      <w:r>
        <w:rPr>
          <w:lang w:eastAsia="ko-KR"/>
        </w:rPr>
        <w:t xml:space="preserve"> </w:t>
      </w:r>
      <w:r>
        <w:rPr>
          <w:lang w:eastAsia="ko-KR"/>
        </w:rPr>
        <w:t>나가면서</w:t>
      </w:r>
      <w:r>
        <w:rPr>
          <w:lang w:eastAsia="ko-KR"/>
        </w:rPr>
        <w:t xml:space="preserve">, </w:t>
      </w:r>
      <w:r>
        <w:rPr>
          <w:lang w:eastAsia="ko-KR"/>
        </w:rPr>
        <w:t>두</w:t>
      </w:r>
      <w:r w:rsidR="00C575F9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패러다임을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지원하기</w:t>
      </w:r>
      <w:r>
        <w:rPr>
          <w:lang w:eastAsia="ko-KR"/>
        </w:rPr>
        <w:t xml:space="preserve"> </w:t>
      </w:r>
      <w:r>
        <w:rPr>
          <w:lang w:eastAsia="ko-KR"/>
        </w:rPr>
        <w:t>시작했다</w:t>
      </w:r>
      <w:r>
        <w:rPr>
          <w:lang w:eastAsia="ko-KR"/>
        </w:rPr>
        <w:t>.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 w:rsidRPr="009351F7">
        <w:rPr>
          <w:b/>
          <w:lang w:eastAsia="ko-KR"/>
        </w:rPr>
        <w:t>도메인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특화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언어</w:t>
      </w:r>
      <w:r w:rsidRPr="009351F7">
        <w:rPr>
          <w:lang w:eastAsia="ko-KR"/>
        </w:rPr>
        <w:t>(domain specific language</w:t>
      </w:r>
      <w:r>
        <w:rPr>
          <w:i/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덕분에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선언적인</w:t>
      </w:r>
      <w:r>
        <w:rPr>
          <w:lang w:eastAsia="ko-KR"/>
        </w:rPr>
        <w:t xml:space="preserve"> </w:t>
      </w:r>
      <w:r>
        <w:rPr>
          <w:lang w:eastAsia="ko-KR"/>
        </w:rPr>
        <w:t>스타일로</w:t>
      </w:r>
      <w:r>
        <w:rPr>
          <w:lang w:eastAsia="ko-KR"/>
        </w:rPr>
        <w:t xml:space="preserve"> </w:t>
      </w:r>
      <w:r>
        <w:rPr>
          <w:lang w:eastAsia="ko-KR"/>
        </w:rPr>
        <w:t>코딩할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프레임워크들은</w:t>
      </w:r>
      <w:r>
        <w:rPr>
          <w:lang w:eastAsia="ko-KR"/>
        </w:rPr>
        <w:t xml:space="preserve"> </w:t>
      </w:r>
      <w:r>
        <w:rPr>
          <w:lang w:eastAsia="ko-KR"/>
        </w:rPr>
        <w:t>범용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 w:rsidR="009351F7"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안전성이나</w:t>
      </w:r>
      <w:r>
        <w:rPr>
          <w:lang w:eastAsia="ko-KR"/>
        </w:rPr>
        <w:t xml:space="preserve"> </w:t>
      </w:r>
      <w:r>
        <w:rPr>
          <w:lang w:eastAsia="ko-KR"/>
        </w:rPr>
        <w:t>표현력을</w:t>
      </w:r>
      <w:r>
        <w:rPr>
          <w:lang w:eastAsia="ko-KR"/>
        </w:rPr>
        <w:t xml:space="preserve"> </w:t>
      </w:r>
      <w:r>
        <w:rPr>
          <w:lang w:eastAsia="ko-KR"/>
        </w:rPr>
        <w:t>해하지</w:t>
      </w:r>
      <w:r>
        <w:rPr>
          <w:lang w:eastAsia="ko-KR"/>
        </w:rPr>
        <w:t xml:space="preserve"> </w:t>
      </w:r>
      <w:r>
        <w:rPr>
          <w:lang w:eastAsia="ko-KR"/>
        </w:rPr>
        <w:t>않으면서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exposed </w:t>
      </w:r>
      <w:r>
        <w:rPr>
          <w:lang w:eastAsia="ko-KR"/>
        </w:rPr>
        <w:t>프레임워크는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스키마</w:t>
      </w:r>
      <w:r>
        <w:rPr>
          <w:lang w:eastAsia="ko-KR"/>
        </w:rPr>
        <w:t>(schema)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>
        <w:rPr>
          <w:lang w:eastAsia="ko-KR"/>
        </w:rPr>
        <w:t>데이터베이스에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조작할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commentRangeStart w:id="10"/>
      <w:commentRangeStart w:id="11"/>
      <w:r>
        <w:rPr>
          <w:lang w:eastAsia="ko-KR"/>
        </w:rPr>
        <w:t>포함하며</w:t>
      </w:r>
      <w:r>
        <w:rPr>
          <w:lang w:eastAsia="ko-KR"/>
        </w:rPr>
        <w:t xml:space="preserve">, </w:t>
      </w:r>
      <w:commentRangeEnd w:id="10"/>
      <w:r w:rsidR="009351F7">
        <w:rPr>
          <w:rStyle w:val="ad"/>
        </w:rPr>
        <w:commentReference w:id="10"/>
      </w:r>
      <w:commentRangeEnd w:id="11"/>
      <w:r w:rsidR="00594AAB">
        <w:rPr>
          <w:rStyle w:val="ad"/>
        </w:rPr>
        <w:commentReference w:id="11"/>
      </w:r>
      <w:r>
        <w:rPr>
          <w:lang w:eastAsia="ko-KR"/>
        </w:rPr>
        <w:t>kotlinx.html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보장하는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HTML </w:t>
      </w:r>
      <w:r>
        <w:rPr>
          <w:lang w:eastAsia="ko-KR"/>
        </w:rPr>
        <w:t>템플릿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제시한다</w:t>
      </w:r>
      <w:r>
        <w:rPr>
          <w:lang w:eastAsia="ko-KR"/>
        </w:rPr>
        <w:t xml:space="preserve">. </w:t>
      </w:r>
      <w:r w:rsidRPr="009351F7">
        <w:rPr>
          <w:b/>
          <w:lang w:eastAsia="ko-KR"/>
        </w:rPr>
        <w:t>11</w:t>
      </w:r>
      <w:r w:rsidRPr="009351F7">
        <w:rPr>
          <w:b/>
          <w:lang w:eastAsia="ko-KR"/>
        </w:rPr>
        <w:t>장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도메인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특화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언어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직접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 w:rsidR="009351F7">
        <w:rPr>
          <w:rFonts w:hint="eastAsia"/>
          <w:lang w:eastAsia="ko-KR"/>
        </w:rPr>
        <w:t>알아본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0CBC1004" w14:textId="77777777" w:rsidR="009750EE" w:rsidRDefault="009351F7">
      <w:pPr>
        <w:pStyle w:val="a0"/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가지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패러다임은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이름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그대로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</w:t>
      </w:r>
      <w:r w:rsidR="00470BC4">
        <w:rPr>
          <w:lang w:eastAsia="ko-KR"/>
        </w:rPr>
        <w:t xml:space="preserve">(concurrent) </w:t>
      </w:r>
      <w:r w:rsidR="00470BC4">
        <w:rPr>
          <w:lang w:eastAsia="ko-KR"/>
        </w:rPr>
        <w:t>프로그래밍이다</w:t>
      </w:r>
      <w:r w:rsidR="00470BC4">
        <w:rPr>
          <w:lang w:eastAsia="ko-KR"/>
        </w:rPr>
        <w:t xml:space="preserve">. </w:t>
      </w:r>
      <w:proofErr w:type="spellStart"/>
      <w:r w:rsidR="00470BC4">
        <w:rPr>
          <w:lang w:eastAsia="ko-KR"/>
        </w:rPr>
        <w:t>코루틴을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도입하면서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코틀린도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프로그래밍을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지원하기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시작했다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자바를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포함한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여러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언어가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지원하지만</w:t>
      </w:r>
      <w:r w:rsidR="00470BC4">
        <w:rPr>
          <w:lang w:eastAsia="ko-KR"/>
        </w:rPr>
        <w:t xml:space="preserve">, </w:t>
      </w:r>
      <w:proofErr w:type="spellStart"/>
      <w:r w:rsidR="00470BC4">
        <w:rPr>
          <w:lang w:eastAsia="ko-KR"/>
        </w:rPr>
        <w:t>코틀린은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새로운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프로그래밍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접근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방법을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가능하게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해주는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풍부한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프로그래밍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패턴을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제공한다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동시성에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기본적인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내용</w:t>
      </w:r>
      <w:r>
        <w:rPr>
          <w:rFonts w:hint="eastAsia"/>
          <w:lang w:eastAsia="ko-KR"/>
        </w:rPr>
        <w:t>은</w:t>
      </w:r>
      <w:r w:rsidR="00470BC4">
        <w:rPr>
          <w:lang w:eastAsia="ko-KR"/>
        </w:rPr>
        <w:t xml:space="preserve"> </w:t>
      </w:r>
      <w:r w:rsidR="00470BC4" w:rsidRPr="009351F7">
        <w:rPr>
          <w:b/>
          <w:lang w:eastAsia="ko-KR"/>
        </w:rPr>
        <w:t>13</w:t>
      </w:r>
      <w:r w:rsidR="00470BC4" w:rsidRPr="009351F7">
        <w:rPr>
          <w:b/>
          <w:lang w:eastAsia="ko-KR"/>
        </w:rPr>
        <w:t>장</w:t>
      </w:r>
      <w:r w:rsidR="00470BC4" w:rsidRPr="009351F7">
        <w:rPr>
          <w:b/>
          <w:lang w:eastAsia="ko-KR"/>
        </w:rPr>
        <w:t xml:space="preserve"> </w:t>
      </w:r>
      <w:r w:rsidR="00470BC4" w:rsidRPr="009351F7">
        <w:rPr>
          <w:b/>
          <w:lang w:eastAsia="ko-KR"/>
        </w:rPr>
        <w:t>동시성</w:t>
      </w:r>
      <w:r w:rsidR="00470BC4">
        <w:rPr>
          <w:lang w:eastAsia="ko-KR"/>
        </w:rPr>
        <w:t>에서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다룬다</w:t>
      </w:r>
      <w:r w:rsidR="00470BC4">
        <w:rPr>
          <w:lang w:eastAsia="ko-KR"/>
        </w:rPr>
        <w:t>.</w:t>
      </w:r>
    </w:p>
    <w:p w14:paraId="25BF137D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모두를</w:t>
      </w:r>
      <w:r>
        <w:rPr>
          <w:lang w:eastAsia="ko-KR"/>
        </w:rPr>
        <w:t xml:space="preserve"> </w:t>
      </w:r>
      <w:r>
        <w:rPr>
          <w:lang w:eastAsia="ko-KR"/>
        </w:rPr>
        <w:t>한꺼번에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패러다임은</w:t>
      </w:r>
      <w:r>
        <w:rPr>
          <w:lang w:eastAsia="ko-KR"/>
        </w:rPr>
        <w:t xml:space="preserve">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표현력을</w:t>
      </w:r>
      <w:r>
        <w:rPr>
          <w:lang w:eastAsia="ko-KR"/>
        </w:rPr>
        <w:t xml:space="preserve"> </w:t>
      </w:r>
      <w:r w:rsidR="009351F7">
        <w:rPr>
          <w:rFonts w:hint="eastAsia"/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늘려주며</w:t>
      </w:r>
      <w:r>
        <w:rPr>
          <w:lang w:eastAsia="ko-KR"/>
        </w:rPr>
        <w:t xml:space="preserve">,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유연하고</w:t>
      </w:r>
      <w:r>
        <w:rPr>
          <w:lang w:eastAsia="ko-KR"/>
        </w:rPr>
        <w:t xml:space="preserve"> </w:t>
      </w:r>
      <w:r>
        <w:rPr>
          <w:lang w:eastAsia="ko-KR"/>
        </w:rPr>
        <w:t>다용도에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도구로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14:paraId="2E5B786E" w14:textId="77777777" w:rsidR="009750EE" w:rsidRDefault="00470BC4">
      <w:pPr>
        <w:pStyle w:val="2"/>
        <w:rPr>
          <w:lang w:eastAsia="ko-KR"/>
        </w:rPr>
      </w:pPr>
      <w:bookmarkStart w:id="12" w:name="간결성과-표현력"/>
      <w:bookmarkEnd w:id="12"/>
      <w:r>
        <w:rPr>
          <w:lang w:eastAsia="ko-KR"/>
        </w:rPr>
        <w:t>간결성과</w:t>
      </w:r>
      <w:r>
        <w:rPr>
          <w:lang w:eastAsia="ko-KR"/>
        </w:rPr>
        <w:t xml:space="preserve"> </w:t>
      </w:r>
      <w:r>
        <w:rPr>
          <w:lang w:eastAsia="ko-KR"/>
        </w:rPr>
        <w:t>표현력</w:t>
      </w:r>
    </w:p>
    <w:p w14:paraId="0627DB85" w14:textId="7FF8F352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생산성은</w:t>
      </w:r>
      <w:r>
        <w:rPr>
          <w:lang w:eastAsia="ko-KR"/>
        </w:rPr>
        <w:t xml:space="preserve">, </w:t>
      </w:r>
      <w:r w:rsidR="009351F7">
        <w:rPr>
          <w:lang w:eastAsia="ko-KR"/>
        </w:rPr>
        <w:t>코드</w:t>
      </w:r>
      <w:r w:rsidR="009351F7"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사람이</w:t>
      </w:r>
      <w:r>
        <w:rPr>
          <w:lang w:eastAsia="ko-KR"/>
        </w:rPr>
        <w:t xml:space="preserve"> </w:t>
      </w:r>
      <w:r>
        <w:rPr>
          <w:lang w:eastAsia="ko-KR"/>
        </w:rPr>
        <w:t>짠</w:t>
      </w:r>
      <w:r>
        <w:rPr>
          <w:lang w:eastAsia="ko-KR"/>
        </w:rPr>
        <w:t xml:space="preserve"> </w:t>
      </w:r>
      <w:r>
        <w:rPr>
          <w:lang w:eastAsia="ko-KR"/>
        </w:rPr>
        <w:t>것이든</w:t>
      </w:r>
      <w:r>
        <w:rPr>
          <w:lang w:eastAsia="ko-KR"/>
        </w:rPr>
        <w:t xml:space="preserve"> </w:t>
      </w:r>
      <w:r>
        <w:rPr>
          <w:lang w:eastAsia="ko-KR"/>
        </w:rPr>
        <w:t>본인</w:t>
      </w:r>
      <w:r>
        <w:rPr>
          <w:lang w:eastAsia="ko-KR"/>
        </w:rPr>
        <w:t xml:space="preserve"> </w:t>
      </w:r>
      <w:r>
        <w:rPr>
          <w:lang w:eastAsia="ko-KR"/>
        </w:rPr>
        <w:t>스스로가</w:t>
      </w:r>
      <w:r>
        <w:rPr>
          <w:lang w:eastAsia="ko-KR"/>
        </w:rPr>
        <w:t xml:space="preserve"> </w:t>
      </w:r>
      <w:r>
        <w:rPr>
          <w:lang w:eastAsia="ko-KR"/>
        </w:rPr>
        <w:t>짠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한참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것이든</w:t>
      </w:r>
      <w:r>
        <w:rPr>
          <w:lang w:eastAsia="ko-KR"/>
        </w:rPr>
        <w:t xml:space="preserve"> </w:t>
      </w:r>
      <w:del w:id="13" w:author="Joyce Lee" w:date="2021-06-14T09:38:00Z">
        <w:r w:rsidDel="00594AAB">
          <w:rPr>
            <w:lang w:eastAsia="ko-KR"/>
          </w:rPr>
          <w:delText>관계</w:delText>
        </w:r>
        <w:r w:rsidDel="00594AAB">
          <w:rPr>
            <w:lang w:eastAsia="ko-KR"/>
          </w:rPr>
          <w:delText xml:space="preserve"> </w:delText>
        </w:r>
        <w:r w:rsidDel="00594AAB">
          <w:rPr>
            <w:lang w:eastAsia="ko-KR"/>
          </w:rPr>
          <w:delText>없이</w:delText>
        </w:r>
      </w:del>
      <w:ins w:id="14" w:author="Joyce Lee" w:date="2021-06-14T09:38:00Z">
        <w:r w:rsidR="00594AAB">
          <w:rPr>
            <w:rFonts w:hint="eastAsia"/>
            <w:lang w:eastAsia="ko-KR"/>
          </w:rPr>
          <w:t>관계</w:t>
        </w:r>
        <w:r w:rsidR="00594AAB">
          <w:rPr>
            <w:lang w:eastAsia="ko-KR"/>
          </w:rPr>
          <w:t>없이</w:t>
        </w:r>
      </w:ins>
      <w:r>
        <w:rPr>
          <w:lang w:eastAsia="ko-KR"/>
        </w:rPr>
        <w:t xml:space="preserve">,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읽고</w:t>
      </w:r>
      <w:r>
        <w:rPr>
          <w:lang w:eastAsia="ko-KR"/>
        </w:rPr>
        <w:t xml:space="preserve"> </w:t>
      </w:r>
      <w:r>
        <w:rPr>
          <w:lang w:eastAsia="ko-KR"/>
        </w:rPr>
        <w:t>이해할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있는지와</w:t>
      </w:r>
      <w:proofErr w:type="spellEnd"/>
      <w:r>
        <w:rPr>
          <w:lang w:eastAsia="ko-KR"/>
        </w:rPr>
        <w:t xml:space="preserve"> </w:t>
      </w:r>
      <w:r w:rsidR="009351F7">
        <w:rPr>
          <w:lang w:eastAsia="ko-KR"/>
        </w:rPr>
        <w:t>주로</w:t>
      </w:r>
      <w:r w:rsidR="009351F7">
        <w:rPr>
          <w:lang w:eastAsia="ko-KR"/>
        </w:rPr>
        <w:t xml:space="preserve"> </w:t>
      </w:r>
      <w:r>
        <w:rPr>
          <w:lang w:eastAsia="ko-KR"/>
        </w:rPr>
        <w:t>연관되어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조각의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 w:rsidR="009351F7">
        <w:rPr>
          <w:lang w:eastAsia="ko-KR"/>
        </w:rPr>
        <w:t>이해하</w:t>
      </w:r>
      <w:r w:rsidR="009351F7">
        <w:rPr>
          <w:rFonts w:hint="eastAsia"/>
          <w:lang w:eastAsia="ko-KR"/>
        </w:rPr>
        <w:t>려면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조각이</w:t>
      </w:r>
      <w:r>
        <w:rPr>
          <w:lang w:eastAsia="ko-KR"/>
        </w:rPr>
        <w:t xml:space="preserve"> </w:t>
      </w:r>
      <w:r>
        <w:rPr>
          <w:lang w:eastAsia="ko-KR"/>
        </w:rPr>
        <w:t>프로그램의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부분과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관계</w:t>
      </w:r>
      <w:r w:rsidR="009351F7">
        <w:rPr>
          <w:rFonts w:hint="eastAsia"/>
          <w:lang w:eastAsia="ko-KR"/>
        </w:rPr>
        <w:t>인</w:t>
      </w:r>
      <w:r>
        <w:rPr>
          <w:lang w:eastAsia="ko-KR"/>
        </w:rPr>
        <w:t>지를</w:t>
      </w:r>
      <w:r>
        <w:rPr>
          <w:lang w:eastAsia="ko-KR"/>
        </w:rPr>
        <w:t xml:space="preserve">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이해</w:t>
      </w:r>
      <w:r w:rsidR="009351F7">
        <w:rPr>
          <w:rFonts w:hint="eastAsia"/>
          <w:lang w:eastAsia="ko-KR"/>
        </w:rPr>
        <w:t>해야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 w:rsidR="009351F7">
        <w:rPr>
          <w:rFonts w:hint="eastAsia"/>
          <w:lang w:eastAsia="ko-KR"/>
        </w:rPr>
        <w:t xml:space="preserve"> </w:t>
      </w:r>
      <w:r>
        <w:rPr>
          <w:lang w:eastAsia="ko-KR"/>
        </w:rPr>
        <w:t>게</w:t>
      </w:r>
      <w:r>
        <w:rPr>
          <w:lang w:eastAsia="ko-KR"/>
        </w:rPr>
        <w:t xml:space="preserve">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것보다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 w:rsidR="009351F7">
        <w:rPr>
          <w:lang w:eastAsia="ko-KR"/>
        </w:rPr>
        <w:t>더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오래</w:t>
      </w:r>
      <w:r w:rsidR="009351F7">
        <w:rPr>
          <w:rFonts w:hint="eastAsia"/>
          <w:lang w:eastAsia="ko-KR"/>
        </w:rPr>
        <w:t xml:space="preserve"> </w:t>
      </w:r>
      <w:r>
        <w:rPr>
          <w:lang w:eastAsia="ko-KR"/>
        </w:rPr>
        <w:lastRenderedPageBreak/>
        <w:t>걸리고</w:t>
      </w:r>
      <w:r>
        <w:rPr>
          <w:lang w:eastAsia="ko-KR"/>
        </w:rPr>
        <w:t xml:space="preserve">,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프로그래머의</w:t>
      </w:r>
      <w:r>
        <w:rPr>
          <w:lang w:eastAsia="ko-KR"/>
        </w:rPr>
        <w:t xml:space="preserve"> </w:t>
      </w:r>
      <w:r>
        <w:rPr>
          <w:lang w:eastAsia="ko-KR"/>
        </w:rPr>
        <w:t>의도를</w:t>
      </w:r>
      <w:r>
        <w:rPr>
          <w:lang w:eastAsia="ko-KR"/>
        </w:rPr>
        <w:t xml:space="preserve"> </w:t>
      </w:r>
      <w:r>
        <w:rPr>
          <w:lang w:eastAsia="ko-KR"/>
        </w:rPr>
        <w:t>잡음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능력이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도구인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언어에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중요</w:t>
      </w:r>
      <w:r w:rsidR="009351F7">
        <w:rPr>
          <w:rFonts w:hint="eastAsia"/>
          <w:lang w:eastAsia="ko-KR"/>
        </w:rPr>
        <w:t>하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21D42B3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설계자들은</w:t>
      </w:r>
      <w:r>
        <w:rPr>
          <w:lang w:eastAsia="ko-KR"/>
        </w:rPr>
        <w:t xml:space="preserve"> </w:t>
      </w:r>
      <w:r>
        <w:rPr>
          <w:lang w:eastAsia="ko-KR"/>
        </w:rPr>
        <w:t>필드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게터</w:t>
      </w:r>
      <w:proofErr w:type="spellEnd"/>
      <w:r>
        <w:rPr>
          <w:lang w:eastAsia="ko-KR"/>
        </w:rPr>
        <w:t>(getter)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세터</w:t>
      </w:r>
      <w:r>
        <w:rPr>
          <w:lang w:eastAsia="ko-KR"/>
        </w:rPr>
        <w:t xml:space="preserve">(setter),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, </w:t>
      </w:r>
      <w:r>
        <w:rPr>
          <w:lang w:eastAsia="ko-KR"/>
        </w:rPr>
        <w:t>명시적인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악명</w:t>
      </w:r>
      <w:r w:rsidR="009351F7">
        <w:rPr>
          <w:rFonts w:hint="eastAsia"/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불필요한</w:t>
      </w:r>
      <w:r>
        <w:rPr>
          <w:lang w:eastAsia="ko-KR"/>
        </w:rPr>
        <w:t xml:space="preserve"> </w:t>
      </w:r>
      <w:r>
        <w:rPr>
          <w:lang w:eastAsia="ko-KR"/>
        </w:rPr>
        <w:t>준비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제</w:t>
      </w:r>
      <w:r w:rsidR="009351F7">
        <w:rPr>
          <w:rFonts w:hint="eastAsia"/>
          <w:lang w:eastAsia="ko-KR"/>
        </w:rPr>
        <w:t>거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간결하게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노력했다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설계자들은</w:t>
      </w:r>
      <w:r>
        <w:rPr>
          <w:lang w:eastAsia="ko-KR"/>
        </w:rPr>
        <w:t xml:space="preserve"> </w:t>
      </w:r>
      <w:r>
        <w:rPr>
          <w:lang w:eastAsia="ko-KR"/>
        </w:rPr>
        <w:t>간결성을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과용하지</w:t>
      </w:r>
      <w:r>
        <w:rPr>
          <w:lang w:eastAsia="ko-KR"/>
        </w:rPr>
        <w:t xml:space="preserve"> </w:t>
      </w:r>
      <w:r>
        <w:rPr>
          <w:lang w:eastAsia="ko-KR"/>
        </w:rPr>
        <w:t>못하게</w:t>
      </w:r>
      <w:r>
        <w:rPr>
          <w:lang w:eastAsia="ko-KR"/>
        </w:rPr>
        <w:t xml:space="preserve"> </w:t>
      </w:r>
      <w:r>
        <w:rPr>
          <w:lang w:eastAsia="ko-KR"/>
        </w:rPr>
        <w:t>주의를</w:t>
      </w:r>
      <w:r>
        <w:rPr>
          <w:lang w:eastAsia="ko-KR"/>
        </w:rPr>
        <w:t xml:space="preserve"> </w:t>
      </w:r>
      <w:r>
        <w:rPr>
          <w:lang w:eastAsia="ko-KR"/>
        </w:rPr>
        <w:t>기울였다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스칼라와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코틀린에서는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, </w:t>
      </w:r>
      <w:r>
        <w:rPr>
          <w:lang w:eastAsia="ko-KR"/>
        </w:rPr>
        <w:t>기존의</w:t>
      </w:r>
      <w:r>
        <w:rPr>
          <w:lang w:eastAsia="ko-KR"/>
        </w:rPr>
        <w:t xml:space="preserve"> </w:t>
      </w:r>
      <w:r>
        <w:rPr>
          <w:lang w:eastAsia="ko-KR"/>
        </w:rPr>
        <w:t>연산자만</w:t>
      </w:r>
      <w:r>
        <w:rPr>
          <w:lang w:eastAsia="ko-KR"/>
        </w:rPr>
        <w:t xml:space="preserve"> </w:t>
      </w:r>
      <w:r>
        <w:rPr>
          <w:lang w:eastAsia="ko-KR"/>
        </w:rPr>
        <w:t>재정의할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연산자로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혼란스러워지기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결정으로</w:t>
      </w:r>
      <w:r>
        <w:rPr>
          <w:lang w:eastAsia="ko-KR"/>
        </w:rPr>
        <w:t xml:space="preserve"> </w:t>
      </w:r>
      <w:r>
        <w:rPr>
          <w:lang w:eastAsia="ko-KR"/>
        </w:rPr>
        <w:t>인한</w:t>
      </w:r>
      <w:r>
        <w:rPr>
          <w:lang w:eastAsia="ko-KR"/>
        </w:rPr>
        <w:t xml:space="preserve"> </w:t>
      </w:r>
      <w:r>
        <w:rPr>
          <w:lang w:eastAsia="ko-KR"/>
        </w:rPr>
        <w:t>결과와</w:t>
      </w:r>
      <w:r>
        <w:rPr>
          <w:lang w:eastAsia="ko-KR"/>
        </w:rPr>
        <w:t xml:space="preserve"> </w:t>
      </w:r>
      <w:r>
        <w:rPr>
          <w:lang w:eastAsia="ko-KR"/>
        </w:rPr>
        <w:t>결과적으로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결정이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유용한지에</w:t>
      </w:r>
      <w:r>
        <w:rPr>
          <w:lang w:eastAsia="ko-KR"/>
        </w:rPr>
        <w:t xml:space="preserve"> </w:t>
      </w:r>
      <w:r w:rsidR="009351F7">
        <w:rPr>
          <w:lang w:eastAsia="ko-KR"/>
        </w:rPr>
        <w:t>대</w:t>
      </w:r>
      <w:r w:rsidR="009351F7">
        <w:rPr>
          <w:rFonts w:hint="eastAsia"/>
          <w:lang w:eastAsia="ko-KR"/>
        </w:rPr>
        <w:t>한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예를</w:t>
      </w:r>
      <w:r>
        <w:rPr>
          <w:lang w:eastAsia="ko-KR"/>
        </w:rPr>
        <w:t xml:space="preserve"> </w:t>
      </w:r>
      <w:r w:rsidR="009351F7">
        <w:rPr>
          <w:lang w:eastAsia="ko-KR"/>
        </w:rPr>
        <w:t>많</w:t>
      </w:r>
      <w:r w:rsidR="009351F7"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794AE82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간결성의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측면은</w:t>
      </w:r>
      <w:r>
        <w:rPr>
          <w:lang w:eastAsia="ko-KR"/>
        </w:rPr>
        <w:t xml:space="preserve"> DSL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밀접히</w:t>
      </w:r>
      <w:r>
        <w:rPr>
          <w:lang w:eastAsia="ko-KR"/>
        </w:rPr>
        <w:t xml:space="preserve"> </w:t>
      </w:r>
      <w:r>
        <w:rPr>
          <w:lang w:eastAsia="ko-KR"/>
        </w:rPr>
        <w:t>연관된다</w:t>
      </w:r>
      <w:r>
        <w:rPr>
          <w:lang w:eastAsia="ko-KR"/>
        </w:rPr>
        <w:t>(</w:t>
      </w:r>
      <w:r w:rsidRPr="009351F7">
        <w:rPr>
          <w:b/>
          <w:lang w:eastAsia="ko-KR"/>
        </w:rPr>
        <w:t>11</w:t>
      </w:r>
      <w:r w:rsidRPr="009351F7">
        <w:rPr>
          <w:b/>
          <w:lang w:eastAsia="ko-KR"/>
        </w:rPr>
        <w:t>장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도메인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특화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언어</w:t>
      </w:r>
      <w:r>
        <w:rPr>
          <w:lang w:eastAsia="ko-KR"/>
        </w:rPr>
        <w:t xml:space="preserve"> </w:t>
      </w:r>
      <w:r w:rsidR="009351F7">
        <w:rPr>
          <w:rFonts w:hint="eastAsia"/>
          <w:lang w:eastAsia="ko-KR"/>
        </w:rPr>
        <w:t>참조</w:t>
      </w:r>
      <w:r>
        <w:rPr>
          <w:lang w:eastAsia="ko-KR"/>
        </w:rPr>
        <w:t>). DSL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문법적인</w:t>
      </w:r>
      <w:r>
        <w:rPr>
          <w:lang w:eastAsia="ko-KR"/>
        </w:rPr>
        <w:t xml:space="preserve"> </w:t>
      </w:r>
      <w:r>
        <w:rPr>
          <w:lang w:eastAsia="ko-KR"/>
        </w:rPr>
        <w:t>잡음을</w:t>
      </w:r>
      <w:r>
        <w:rPr>
          <w:lang w:eastAsia="ko-KR"/>
        </w:rPr>
        <w:t xml:space="preserve"> </w:t>
      </w:r>
      <w:r>
        <w:rPr>
          <w:lang w:eastAsia="ko-KR"/>
        </w:rPr>
        <w:t>최소화하면서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아주</w:t>
      </w:r>
      <w:r>
        <w:rPr>
          <w:lang w:eastAsia="ko-KR"/>
        </w:rPr>
        <w:t xml:space="preserve"> </w:t>
      </w:r>
      <w:r>
        <w:rPr>
          <w:lang w:eastAsia="ko-KR"/>
        </w:rPr>
        <w:t>간결하게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14:paraId="1DF79722" w14:textId="77777777" w:rsidR="009750EE" w:rsidRDefault="00470BC4">
      <w:pPr>
        <w:pStyle w:val="2"/>
        <w:rPr>
          <w:lang w:eastAsia="ko-KR"/>
        </w:rPr>
      </w:pPr>
      <w:bookmarkStart w:id="15" w:name="상호운용성"/>
      <w:bookmarkEnd w:id="15"/>
      <w:r>
        <w:rPr>
          <w:lang w:eastAsia="ko-KR"/>
        </w:rPr>
        <w:t>상호운용성</w:t>
      </w:r>
    </w:p>
    <w:p w14:paraId="3E6DA807" w14:textId="0C9B80F6" w:rsidR="009750EE" w:rsidRDefault="00470BC4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독립적으로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아니며</w:t>
      </w:r>
      <w:r>
        <w:rPr>
          <w:lang w:eastAsia="ko-KR"/>
        </w:rPr>
        <w:t xml:space="preserve">,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기존의</w:t>
      </w:r>
      <w:r>
        <w:rPr>
          <w:lang w:eastAsia="ko-KR"/>
        </w:rPr>
        <w:t xml:space="preserve"> (</w:t>
      </w:r>
      <w:r>
        <w:rPr>
          <w:lang w:eastAsia="ko-KR"/>
        </w:rPr>
        <w:t>자바</w:t>
      </w:r>
      <w:r>
        <w:rPr>
          <w:lang w:eastAsia="ko-KR"/>
        </w:rPr>
        <w:t xml:space="preserve">)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기반과</w:t>
      </w:r>
      <w:r>
        <w:rPr>
          <w:lang w:eastAsia="ko-KR"/>
        </w:rPr>
        <w:t xml:space="preserve"> </w:t>
      </w:r>
      <w:r>
        <w:rPr>
          <w:lang w:eastAsia="ko-KR"/>
        </w:rPr>
        <w:t>부드럽게</w:t>
      </w:r>
      <w:r>
        <w:rPr>
          <w:lang w:eastAsia="ko-KR"/>
        </w:rPr>
        <w:t xml:space="preserve"> </w:t>
      </w:r>
      <w:r>
        <w:rPr>
          <w:lang w:eastAsia="ko-KR"/>
        </w:rPr>
        <w:t>협력해야만</w:t>
      </w:r>
      <w:r>
        <w:rPr>
          <w:lang w:eastAsia="ko-KR"/>
        </w:rPr>
        <w:t xml:space="preserve"> </w:t>
      </w:r>
      <w:r>
        <w:rPr>
          <w:lang w:eastAsia="ko-KR"/>
        </w:rPr>
        <w:t>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상호운용성은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설계시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목적이었다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설계자들은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했을</w:t>
      </w:r>
      <w:r>
        <w:rPr>
          <w:lang w:eastAsia="ko-KR"/>
        </w:rPr>
        <w:t xml:space="preserve"> </w:t>
      </w:r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노력도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자바에서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보장하기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노력했다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언어에는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r>
        <w:rPr>
          <w:lang w:eastAsia="ko-KR"/>
        </w:rPr>
        <w:t>운용성을</w:t>
      </w:r>
      <w:r>
        <w:rPr>
          <w:lang w:eastAsia="ko-KR"/>
        </w:rPr>
        <w:t xml:space="preserve"> </w:t>
      </w:r>
      <w:r>
        <w:rPr>
          <w:lang w:eastAsia="ko-KR"/>
        </w:rPr>
        <w:t>조절하기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기능도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ins w:id="16" w:author="Joyce Lee" w:date="2021-06-14T09:39:00Z">
        <w:r w:rsidR="00594AAB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14:paraId="0FD3E29F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JVM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 w:rsidR="00F54C23">
        <w:rPr>
          <w:rFonts w:hint="eastAsia"/>
          <w:lang w:eastAsia="ko-KR"/>
        </w:rPr>
        <w:t>능가하고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플랫폼으로</w:t>
      </w:r>
      <w:r>
        <w:rPr>
          <w:lang w:eastAsia="ko-KR"/>
        </w:rPr>
        <w:t xml:space="preserve"> </w:t>
      </w:r>
      <w:r>
        <w:rPr>
          <w:lang w:eastAsia="ko-KR"/>
        </w:rPr>
        <w:t>퍼져</w:t>
      </w:r>
      <w:r>
        <w:rPr>
          <w:lang w:eastAsia="ko-KR"/>
        </w:rPr>
        <w:t xml:space="preserve"> </w:t>
      </w:r>
      <w:r>
        <w:rPr>
          <w:lang w:eastAsia="ko-KR"/>
        </w:rPr>
        <w:t>나감에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, </w:t>
      </w:r>
      <w:r>
        <w:rPr>
          <w:lang w:eastAsia="ko-KR"/>
        </w:rPr>
        <w:t>상호운용성</w:t>
      </w:r>
      <w:r>
        <w:rPr>
          <w:lang w:eastAsia="ko-KR"/>
        </w:rPr>
        <w:t xml:space="preserve"> </w:t>
      </w:r>
      <w:r>
        <w:rPr>
          <w:lang w:eastAsia="ko-KR"/>
        </w:rPr>
        <w:t>보장은</w:t>
      </w:r>
      <w:r>
        <w:rPr>
          <w:lang w:eastAsia="ko-KR"/>
        </w:rPr>
        <w:t xml:space="preserve"> </w:t>
      </w:r>
      <w:r>
        <w:rPr>
          <w:lang w:eastAsia="ko-KR"/>
        </w:rPr>
        <w:t>자바스크립트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JS </w:t>
      </w:r>
      <w:r>
        <w:rPr>
          <w:lang w:eastAsia="ko-KR"/>
        </w:rPr>
        <w:t>플랫폼이나</w:t>
      </w:r>
      <w:r>
        <w:rPr>
          <w:lang w:eastAsia="ko-KR"/>
        </w:rPr>
        <w:t xml:space="preserve">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애플리케이션인</w:t>
      </w:r>
      <w:r>
        <w:rPr>
          <w:lang w:eastAsia="ko-KR"/>
        </w:rPr>
        <w:t xml:space="preserve"> C/C++/</w:t>
      </w:r>
      <w:proofErr w:type="spellStart"/>
      <w:r>
        <w:rPr>
          <w:lang w:eastAsia="ko-KR"/>
        </w:rPr>
        <w:t>오브젝티브</w:t>
      </w:r>
      <w:proofErr w:type="spellEnd"/>
      <w:r>
        <w:rPr>
          <w:lang w:eastAsia="ko-KR"/>
        </w:rPr>
        <w:t>(Objective) C/</w:t>
      </w:r>
      <w:r>
        <w:rPr>
          <w:lang w:eastAsia="ko-KR"/>
        </w:rPr>
        <w:t>스위프트</w:t>
      </w:r>
      <w:r>
        <w:rPr>
          <w:lang w:eastAsia="ko-KR"/>
        </w:rPr>
        <w:t xml:space="preserve">(Swift) </w:t>
      </w:r>
      <w:r>
        <w:rPr>
          <w:lang w:eastAsia="ko-KR"/>
        </w:rPr>
        <w:t>코드와의</w:t>
      </w:r>
      <w:r>
        <w:rPr>
          <w:lang w:eastAsia="ko-KR"/>
        </w:rPr>
        <w:t xml:space="preserve"> </w:t>
      </w:r>
      <w:r>
        <w:rPr>
          <w:lang w:eastAsia="ko-KR"/>
        </w:rPr>
        <w:t>상호작용까지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범위로</w:t>
      </w:r>
      <w:r>
        <w:rPr>
          <w:lang w:eastAsia="ko-KR"/>
        </w:rPr>
        <w:t xml:space="preserve"> </w:t>
      </w:r>
      <w:r>
        <w:rPr>
          <w:lang w:eastAsia="ko-KR"/>
        </w:rPr>
        <w:t>확장되</w:t>
      </w:r>
      <w:r w:rsidR="00F54C23">
        <w:rPr>
          <w:rFonts w:hint="eastAsia"/>
          <w:lang w:eastAsia="ko-KR"/>
        </w:rPr>
        <w:t>었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EA9AB94" w14:textId="77777777" w:rsidR="009750EE" w:rsidRDefault="00470BC4">
      <w:pPr>
        <w:pStyle w:val="a0"/>
        <w:rPr>
          <w:lang w:eastAsia="ko-KR"/>
        </w:rPr>
      </w:pPr>
      <w:r w:rsidRPr="00F54C23">
        <w:rPr>
          <w:b/>
          <w:lang w:eastAsia="ko-KR"/>
        </w:rPr>
        <w:t>12</w:t>
      </w:r>
      <w:r w:rsidRPr="00F54C23">
        <w:rPr>
          <w:b/>
          <w:lang w:eastAsia="ko-KR"/>
        </w:rPr>
        <w:t>장</w:t>
      </w:r>
      <w:r w:rsidRPr="00F54C23">
        <w:rPr>
          <w:b/>
          <w:lang w:eastAsia="ko-KR"/>
        </w:rPr>
        <w:t xml:space="preserve">. </w:t>
      </w:r>
      <w:r w:rsidRPr="00F54C23">
        <w:rPr>
          <w:b/>
          <w:lang w:eastAsia="ko-KR"/>
        </w:rPr>
        <w:t>자바</w:t>
      </w:r>
      <w:r w:rsidRPr="00F54C23">
        <w:rPr>
          <w:b/>
          <w:lang w:eastAsia="ko-KR"/>
        </w:rPr>
        <w:t xml:space="preserve"> </w:t>
      </w:r>
      <w:r w:rsidRPr="00F54C23">
        <w:rPr>
          <w:b/>
          <w:lang w:eastAsia="ko-KR"/>
        </w:rPr>
        <w:t>상호</w:t>
      </w:r>
      <w:r w:rsidRPr="00F54C23">
        <w:rPr>
          <w:b/>
          <w:lang w:eastAsia="ko-KR"/>
        </w:rPr>
        <w:t xml:space="preserve"> </w:t>
      </w:r>
      <w:r w:rsidRPr="00F54C23">
        <w:rPr>
          <w:b/>
          <w:lang w:eastAsia="ko-KR"/>
        </w:rPr>
        <w:t>운용성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운용성</w:t>
      </w:r>
      <w:proofErr w:type="spellEnd"/>
      <w:r w:rsidR="00F54C23">
        <w:rPr>
          <w:rFonts w:hint="eastAsia"/>
          <w:lang w:eastAsia="ko-KR"/>
        </w:rPr>
        <w:t>(</w:t>
      </w:r>
      <w:r w:rsidR="00F54C23" w:rsidRPr="00F54C23">
        <w:rPr>
          <w:lang w:eastAsia="ko-KR"/>
        </w:rPr>
        <w:t>Java Interoperability</w:t>
      </w:r>
      <w:r w:rsidR="00F54C23">
        <w:rPr>
          <w:rFonts w:hint="eastAsia"/>
          <w:lang w:eastAsia="ko-KR"/>
        </w:rPr>
        <w:t>)</w:t>
      </w:r>
      <w:r w:rsidR="00F54C23">
        <w:rPr>
          <w:rFonts w:hint="eastAsia"/>
          <w:lang w:eastAsia="ko-KR"/>
        </w:rPr>
        <w:t>을</w:t>
      </w:r>
      <w:r w:rsidR="00F54C23">
        <w:rPr>
          <w:rFonts w:hint="eastAsia"/>
          <w:lang w:eastAsia="ko-KR"/>
        </w:rPr>
        <w:t xml:space="preserve"> </w:t>
      </w:r>
      <w:r>
        <w:rPr>
          <w:lang w:eastAsia="ko-KR"/>
        </w:rPr>
        <w:t>다루고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자바를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5E2820FC" w14:textId="77777777" w:rsidR="009750EE" w:rsidRDefault="00470BC4">
      <w:pPr>
        <w:pStyle w:val="2"/>
        <w:rPr>
          <w:lang w:eastAsia="ko-KR"/>
        </w:rPr>
      </w:pPr>
      <w:bookmarkStart w:id="17" w:name="다중-플랫폼"/>
      <w:bookmarkEnd w:id="17"/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</w:p>
    <w:p w14:paraId="448643AE" w14:textId="77777777" w:rsidR="009750EE" w:rsidRDefault="00470BC4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설계자들의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의도에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  <w:r w:rsidR="00F54C23">
        <w:rPr>
          <w:rFonts w:hint="eastAsia"/>
          <w:lang w:eastAsia="ko-KR"/>
        </w:rPr>
        <w:t>(</w:t>
      </w:r>
      <w:r w:rsidR="00F54C23" w:rsidRPr="00F54C23">
        <w:rPr>
          <w:lang w:eastAsia="ko-KR"/>
        </w:rPr>
        <w:t>Multiplatform</w:t>
      </w:r>
      <w:r w:rsidR="00F54C23">
        <w:rPr>
          <w:rFonts w:hint="eastAsia"/>
          <w:lang w:eastAsia="ko-KR"/>
        </w:rPr>
        <w:t>)</w:t>
      </w:r>
      <w:r w:rsidR="00F54C23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없었다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진화하고</w:t>
      </w:r>
      <w:r>
        <w:rPr>
          <w:lang w:eastAsia="ko-KR"/>
        </w:rPr>
        <w:t xml:space="preserve"> </w:t>
      </w:r>
      <w:r>
        <w:rPr>
          <w:lang w:eastAsia="ko-KR"/>
        </w:rPr>
        <w:t>채택됨에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커뮤니티에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필요성이</w:t>
      </w:r>
      <w:r>
        <w:rPr>
          <w:lang w:eastAsia="ko-KR"/>
        </w:rPr>
        <w:t xml:space="preserve"> </w:t>
      </w:r>
      <w:r>
        <w:rPr>
          <w:lang w:eastAsia="ko-KR"/>
        </w:rPr>
        <w:t>제기됐다</w:t>
      </w:r>
      <w:r>
        <w:rPr>
          <w:lang w:eastAsia="ko-KR"/>
        </w:rPr>
        <w:t xml:space="preserve">. </w:t>
      </w:r>
      <w:r>
        <w:rPr>
          <w:lang w:eastAsia="ko-KR"/>
        </w:rPr>
        <w:t>여전히</w:t>
      </w:r>
      <w:r>
        <w:rPr>
          <w:lang w:eastAsia="ko-KR"/>
        </w:rPr>
        <w:t xml:space="preserve"> JVM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안드로이드가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개발의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대상이지만</w:t>
      </w:r>
      <w:r>
        <w:rPr>
          <w:lang w:eastAsia="ko-KR"/>
        </w:rPr>
        <w:t xml:space="preserve">, </w:t>
      </w:r>
      <w:r w:rsidR="00F54C23">
        <w:rPr>
          <w:rFonts w:hint="eastAsia"/>
          <w:lang w:eastAsia="ko-KR"/>
        </w:rPr>
        <w:t>요즘</w:t>
      </w:r>
      <w:r w:rsidR="00F54C23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</w:t>
      </w:r>
      <w:r w:rsidR="00F54C23">
        <w:rPr>
          <w:rFonts w:hint="eastAsia"/>
          <w:lang w:eastAsia="ko-KR"/>
        </w:rPr>
        <w:t>음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플랫폼도</w:t>
      </w:r>
      <w:r>
        <w:rPr>
          <w:lang w:eastAsia="ko-KR"/>
        </w:rPr>
        <w:t xml:space="preserve"> </w:t>
      </w:r>
      <w:r>
        <w:rPr>
          <w:lang w:eastAsia="ko-KR"/>
        </w:rPr>
        <w:t>지</w:t>
      </w:r>
      <w:r w:rsidR="00F54C23">
        <w:rPr>
          <w:rFonts w:hint="eastAsia"/>
          <w:lang w:eastAsia="ko-KR"/>
        </w:rPr>
        <w:t>원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6DDF45C5" w14:textId="77777777" w:rsidR="009750EE" w:rsidRDefault="00470BC4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브라우저나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(Node.js) </w:t>
      </w:r>
      <w:r>
        <w:rPr>
          <w:lang w:eastAsia="ko-KR"/>
        </w:rPr>
        <w:t>애플리케이션</w:t>
      </w:r>
      <w:r w:rsidR="00F54C23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자바스크립트</w:t>
      </w:r>
      <w:r>
        <w:rPr>
          <w:lang w:eastAsia="ko-KR"/>
        </w:rPr>
        <w:t xml:space="preserve"> </w:t>
      </w:r>
      <w:r>
        <w:rPr>
          <w:lang w:eastAsia="ko-KR"/>
        </w:rPr>
        <w:t>라이브러리까지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자바스크립트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</w:p>
    <w:p w14:paraId="2984956C" w14:textId="77777777" w:rsidR="009750EE" w:rsidRDefault="00470BC4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macOS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리눅스</w:t>
      </w:r>
      <w:r>
        <w:rPr>
          <w:lang w:eastAsia="ko-KR"/>
        </w:rPr>
        <w:t xml:space="preserve">(Linux), </w:t>
      </w:r>
      <w:r>
        <w:rPr>
          <w:lang w:eastAsia="ko-KR"/>
        </w:rPr>
        <w:t>윈도우</w:t>
      </w:r>
      <w:r>
        <w:rPr>
          <w:lang w:eastAsia="ko-KR"/>
        </w:rPr>
        <w:t xml:space="preserve">(Window) </w:t>
      </w:r>
      <w:r>
        <w:rPr>
          <w:lang w:eastAsia="ko-KR"/>
        </w:rPr>
        <w:t>라이브러리</w:t>
      </w:r>
      <w:r w:rsidR="00F54C23">
        <w:rPr>
          <w:rFonts w:hint="eastAsia"/>
          <w:lang w:eastAsia="ko-KR"/>
        </w:rPr>
        <w:t xml:space="preserve"> </w:t>
      </w:r>
      <w:r w:rsidR="00F54C23">
        <w:rPr>
          <w:rFonts w:hint="eastAsia"/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</w:p>
    <w:p w14:paraId="5E6517A4" w14:textId="77777777" w:rsidR="009750EE" w:rsidRDefault="00470BC4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1.3</w:t>
      </w:r>
      <w:r>
        <w:rPr>
          <w:lang w:eastAsia="ko-KR"/>
        </w:rPr>
        <w:t>버전부터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 w:rsidR="00F54C23">
        <w:rPr>
          <w:rFonts w:hint="eastAsia"/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 xml:space="preserve">, </w:t>
      </w:r>
      <w:r>
        <w:rPr>
          <w:lang w:eastAsia="ko-KR"/>
        </w:rPr>
        <w:t>주된</w:t>
      </w:r>
      <w:r>
        <w:rPr>
          <w:lang w:eastAsia="ko-KR"/>
        </w:rPr>
        <w:t xml:space="preserve"> </w:t>
      </w:r>
      <w:r>
        <w:rPr>
          <w:lang w:eastAsia="ko-KR"/>
        </w:rPr>
        <w:t>용례로는</w:t>
      </w:r>
      <w:r>
        <w:rPr>
          <w:lang w:eastAsia="ko-KR"/>
        </w:rPr>
        <w:t xml:space="preserve"> </w:t>
      </w:r>
      <w:r>
        <w:rPr>
          <w:lang w:eastAsia="ko-KR"/>
        </w:rPr>
        <w:t>안드로이드와</w:t>
      </w:r>
      <w:r>
        <w:rPr>
          <w:lang w:eastAsia="ko-KR"/>
        </w:rPr>
        <w:t xml:space="preserve"> iOS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사이에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기반을</w:t>
      </w:r>
      <w:r>
        <w:rPr>
          <w:lang w:eastAsia="ko-KR"/>
        </w:rPr>
        <w:t xml:space="preserve"> </w:t>
      </w:r>
      <w:r>
        <w:rPr>
          <w:lang w:eastAsia="ko-KR"/>
        </w:rPr>
        <w:t>공유하거나</w:t>
      </w:r>
      <w:r>
        <w:rPr>
          <w:lang w:eastAsia="ko-KR"/>
        </w:rPr>
        <w:t>, JVM/JS/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세계에서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 w:rsidR="00F54C23">
        <w:rPr>
          <w:rFonts w:hint="eastAsia"/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 w:rsidR="00F54C23">
        <w:rPr>
          <w:rFonts w:hint="eastAsia"/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6748CC63" w14:textId="77777777" w:rsidR="009750EE" w:rsidRDefault="00470BC4">
      <w:pPr>
        <w:pStyle w:val="2"/>
        <w:rPr>
          <w:lang w:eastAsia="ko-KR"/>
        </w:rPr>
      </w:pPr>
      <w:bookmarkStart w:id="18" w:name="코틀린-생태계"/>
      <w:bookmarkEnd w:id="18"/>
      <w:proofErr w:type="spellStart"/>
      <w:r>
        <w:rPr>
          <w:lang w:eastAsia="ko-KR"/>
        </w:rPr>
        <w:lastRenderedPageBreak/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생태계</w:t>
      </w:r>
    </w:p>
    <w:p w14:paraId="6ED5DBB0" w14:textId="77777777" w:rsidR="009750EE" w:rsidRDefault="009E1FD4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코틀린</w:t>
      </w:r>
      <w:r>
        <w:rPr>
          <w:rFonts w:hint="eastAsia"/>
          <w:lang w:eastAsia="ko-KR"/>
        </w:rPr>
        <w:t>이</w:t>
      </w:r>
      <w:proofErr w:type="spellEnd"/>
      <w:r>
        <w:rPr>
          <w:lang w:eastAsia="ko-KR"/>
        </w:rPr>
        <w:t xml:space="preserve"> </w:t>
      </w:r>
      <w:r w:rsidR="00470BC4">
        <w:rPr>
          <w:lang w:eastAsia="ko-KR"/>
        </w:rPr>
        <w:t>진화해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오면서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소프트웨어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개발의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거의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모든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측면에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풍부한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라이브러리와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프레임워크가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만들어졌다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여기서는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가능한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도구를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전반적으로</w:t>
      </w:r>
      <w:r w:rsidR="00470BC4">
        <w:rPr>
          <w:lang w:eastAsia="ko-KR"/>
        </w:rPr>
        <w:t xml:space="preserve"> </w:t>
      </w:r>
      <w:r>
        <w:rPr>
          <w:rFonts w:hint="eastAsia"/>
          <w:lang w:eastAsia="ko-KR"/>
        </w:rPr>
        <w:t>설</w:t>
      </w:r>
      <w:r w:rsidR="00470BC4">
        <w:rPr>
          <w:lang w:eastAsia="ko-KR"/>
        </w:rPr>
        <w:t>명하고</w:t>
      </w:r>
      <w:r w:rsidR="00470BC4">
        <w:rPr>
          <w:lang w:eastAsia="ko-KR"/>
        </w:rPr>
        <w:t xml:space="preserve">,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가능성의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바다를</w:t>
      </w:r>
      <w:r w:rsidR="00470BC4"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헤쳐나가기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위한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안내를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제공하려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하지만</w:t>
      </w:r>
      <w:r w:rsidR="00470BC4">
        <w:rPr>
          <w:lang w:eastAsia="ko-KR"/>
        </w:rPr>
        <w:t xml:space="preserve"> </w:t>
      </w:r>
      <w:r>
        <w:rPr>
          <w:rFonts w:hint="eastAsia"/>
          <w:lang w:eastAsia="ko-KR"/>
        </w:rPr>
        <w:t>생태계</w:t>
      </w:r>
      <w:r>
        <w:rPr>
          <w:rFonts w:hint="eastAsia"/>
          <w:lang w:eastAsia="ko-KR"/>
        </w:rPr>
        <w:t>(e</w:t>
      </w:r>
      <w:r w:rsidRPr="009E1FD4">
        <w:rPr>
          <w:lang w:eastAsia="ko-KR"/>
        </w:rPr>
        <w:t>cosystem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끊임없이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자라고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때문에</w:t>
      </w:r>
      <w:r w:rsidR="00470BC4">
        <w:rPr>
          <w:lang w:eastAsia="ko-KR"/>
        </w:rPr>
        <w:t xml:space="preserve">,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책에서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최신이라고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소개한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내용이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시간이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지남에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따라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낡은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프로젝트가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될</w:t>
      </w:r>
      <w:r w:rsidR="00470BC4">
        <w:rPr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 w:rsidR="00470BC4">
        <w:rPr>
          <w:lang w:eastAsia="ko-KR"/>
        </w:rPr>
        <w:t>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따라서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주저하지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말고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직접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관련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내용을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찾아보기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바란다</w:t>
      </w:r>
      <w:r w:rsidR="00470BC4">
        <w:rPr>
          <w:lang w:eastAsia="ko-KR"/>
        </w:rPr>
        <w:t xml:space="preserve">. </w:t>
      </w:r>
      <w:r w:rsidR="00C914B1">
        <w:rPr>
          <w:rFonts w:hint="eastAsia"/>
          <w:lang w:eastAsia="ko-KR"/>
        </w:rPr>
        <w:t>커뮤니티는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프레임워크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 w:rsidR="00C914B1">
        <w:rPr>
          <w:rFonts w:hint="eastAsia"/>
          <w:lang w:eastAsia="ko-KR"/>
        </w:rPr>
        <w:t>을</w:t>
      </w:r>
      <w:r w:rsidR="00C914B1">
        <w:rPr>
          <w:rFonts w:hint="eastAsia"/>
          <w:lang w:eastAsia="ko-KR"/>
        </w:rPr>
        <w:t xml:space="preserve"> </w:t>
      </w:r>
      <w:r w:rsidR="00C914B1">
        <w:rPr>
          <w:lang w:eastAsia="ko-KR"/>
        </w:rPr>
        <w:t>‘</w:t>
      </w:r>
      <w:r w:rsidR="00C914B1">
        <w:rPr>
          <w:lang w:eastAsia="ko-KR"/>
        </w:rPr>
        <w:t>놀라운</w:t>
      </w:r>
      <w:r w:rsidR="00C914B1">
        <w:rPr>
          <w:lang w:eastAsia="ko-KR"/>
        </w:rPr>
        <w:t xml:space="preserve"> </w:t>
      </w:r>
      <w:proofErr w:type="spellStart"/>
      <w:r w:rsidR="00C914B1">
        <w:rPr>
          <w:lang w:eastAsia="ko-KR"/>
        </w:rPr>
        <w:t>코틀린</w:t>
      </w:r>
      <w:proofErr w:type="spellEnd"/>
      <w:r w:rsidR="00C914B1">
        <w:rPr>
          <w:lang w:eastAsia="ko-KR"/>
        </w:rPr>
        <w:t xml:space="preserve">(Awesome Kotlin)’ </w:t>
      </w:r>
      <w:r w:rsidR="00C914B1">
        <w:rPr>
          <w:lang w:eastAsia="ko-KR"/>
        </w:rPr>
        <w:t>웹사이트</w:t>
      </w:r>
      <w:r w:rsidR="00C914B1">
        <w:rPr>
          <w:lang w:eastAsia="ko-KR"/>
        </w:rPr>
        <w:t>(</w:t>
      </w:r>
      <w:hyperlink r:id="rId11" w:history="1">
        <w:r w:rsidR="00C914B1" w:rsidRPr="00AE55DB">
          <w:rPr>
            <w:rStyle w:val="ac"/>
            <w:lang w:eastAsia="ko-KR"/>
          </w:rPr>
          <w:t>https://kotlin.link</w:t>
        </w:r>
      </w:hyperlink>
      <w:r w:rsidR="00C914B1">
        <w:rPr>
          <w:lang w:eastAsia="ko-KR"/>
        </w:rPr>
        <w:t>)</w:t>
      </w:r>
      <w:r w:rsidR="00C914B1">
        <w:rPr>
          <w:rFonts w:hint="eastAsia"/>
          <w:lang w:eastAsia="ko-KR"/>
        </w:rPr>
        <w:t>에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계속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업데이트하고</w:t>
      </w:r>
      <w:r w:rsidR="00C914B1">
        <w:rPr>
          <w:rFonts w:hint="eastAsia"/>
          <w:lang w:eastAsia="ko-KR"/>
        </w:rPr>
        <w:t xml:space="preserve"> </w:t>
      </w:r>
      <w:r w:rsidR="00C914B1">
        <w:rPr>
          <w:lang w:eastAsia="ko-KR"/>
        </w:rPr>
        <w:t>있</w:t>
      </w:r>
      <w:r w:rsidR="00470BC4">
        <w:rPr>
          <w:lang w:eastAsia="ko-KR"/>
        </w:rPr>
        <w:t>다</w:t>
      </w:r>
      <w:r w:rsidR="00470BC4">
        <w:rPr>
          <w:lang w:eastAsia="ko-KR"/>
        </w:rPr>
        <w:t>.</w:t>
      </w:r>
    </w:p>
    <w:p w14:paraId="1D59D418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상호운용성</w:t>
      </w:r>
      <w:r>
        <w:rPr>
          <w:lang w:eastAsia="ko-KR"/>
        </w:rPr>
        <w:t xml:space="preserve"> </w:t>
      </w:r>
      <w:r>
        <w:rPr>
          <w:lang w:eastAsia="ko-KR"/>
        </w:rPr>
        <w:t>덕분에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이익을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 w:rsidR="00C914B1">
        <w:rPr>
          <w:lang w:eastAsia="ko-KR"/>
        </w:rPr>
        <w:t>점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또한</w:t>
      </w:r>
      <w:r>
        <w:rPr>
          <w:lang w:eastAsia="ko-KR"/>
        </w:rPr>
        <w:t xml:space="preserve"> </w:t>
      </w:r>
      <w:r w:rsidR="00C914B1">
        <w:rPr>
          <w:rFonts w:hint="eastAsia"/>
          <w:lang w:eastAsia="ko-KR"/>
        </w:rPr>
        <w:t>주목하자</w:t>
      </w:r>
      <w:r>
        <w:rPr>
          <w:lang w:eastAsia="ko-KR"/>
        </w:rPr>
        <w:t xml:space="preserve">. </w:t>
      </w:r>
      <w:r>
        <w:rPr>
          <w:lang w:eastAsia="ko-KR"/>
        </w:rPr>
        <w:t>경우에</w:t>
      </w:r>
      <w:r>
        <w:rPr>
          <w:lang w:eastAsia="ko-KR"/>
        </w:rPr>
        <w:t xml:space="preserve"> </w:t>
      </w:r>
      <w:r>
        <w:rPr>
          <w:lang w:eastAsia="ko-KR"/>
        </w:rPr>
        <w:t>따라서는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코틀린답게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확장이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A2A5897" w14:textId="77777777" w:rsidR="009750EE" w:rsidRDefault="00470BC4">
      <w:pPr>
        <w:pStyle w:val="2"/>
        <w:rPr>
          <w:lang w:eastAsia="ko-KR"/>
        </w:rPr>
      </w:pPr>
      <w:bookmarkStart w:id="19" w:name="코루틴"/>
      <w:bookmarkEnd w:id="19"/>
      <w:proofErr w:type="spellStart"/>
      <w:r>
        <w:rPr>
          <w:lang w:eastAsia="ko-KR"/>
        </w:rPr>
        <w:t>코루틴</w:t>
      </w:r>
      <w:proofErr w:type="spellEnd"/>
    </w:p>
    <w:p w14:paraId="65955159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일시중단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>
        <w:rPr>
          <w:lang w:eastAsia="ko-KR"/>
        </w:rPr>
        <w:t>(</w:t>
      </w:r>
      <w:proofErr w:type="spellStart"/>
      <w:r>
        <w:rPr>
          <w:lang w:eastAsia="ko-KR"/>
        </w:rPr>
        <w:t>suspendable</w:t>
      </w:r>
      <w:proofErr w:type="spellEnd"/>
      <w:r>
        <w:rPr>
          <w:lang w:eastAsia="ko-KR"/>
        </w:rPr>
        <w:t xml:space="preserve"> computation)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개념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덕분에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async/await, </w:t>
      </w:r>
      <w:proofErr w:type="spellStart"/>
      <w:r>
        <w:rPr>
          <w:lang w:eastAsia="ko-KR"/>
        </w:rPr>
        <w:t>퓨처</w:t>
      </w:r>
      <w:proofErr w:type="spellEnd"/>
      <w:r>
        <w:rPr>
          <w:lang w:eastAsia="ko-KR"/>
        </w:rPr>
        <w:t xml:space="preserve">(future), </w:t>
      </w:r>
      <w:proofErr w:type="spellStart"/>
      <w:r>
        <w:rPr>
          <w:lang w:eastAsia="ko-KR"/>
        </w:rPr>
        <w:t>프라미스</w:t>
      </w:r>
      <w:proofErr w:type="spellEnd"/>
      <w:r>
        <w:rPr>
          <w:lang w:eastAsia="ko-KR"/>
        </w:rPr>
        <w:t xml:space="preserve">(promise), </w:t>
      </w:r>
      <w:proofErr w:type="spellStart"/>
      <w:r>
        <w:rPr>
          <w:lang w:eastAsia="ko-KR"/>
        </w:rPr>
        <w:t>액터</w:t>
      </w:r>
      <w:proofErr w:type="spellEnd"/>
      <w:r>
        <w:rPr>
          <w:lang w:eastAsia="ko-KR"/>
        </w:rPr>
        <w:t xml:space="preserve">(actor)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동시성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지원할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코루틴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프레임워크는</w:t>
      </w:r>
      <w:r>
        <w:rPr>
          <w:lang w:eastAsia="ko-KR"/>
        </w:rPr>
        <w:t xml:space="preserve"> </w:t>
      </w:r>
      <w:r>
        <w:rPr>
          <w:lang w:eastAsia="ko-KR"/>
        </w:rPr>
        <w:t>서버</w:t>
      </w:r>
      <w:r w:rsidR="00C914B1">
        <w:rPr>
          <w:rFonts w:hint="eastAsia"/>
          <w:lang w:eastAsia="ko-KR"/>
        </w:rPr>
        <w:t xml:space="preserve"> </w:t>
      </w:r>
      <w:r>
        <w:rPr>
          <w:lang w:eastAsia="ko-KR"/>
        </w:rPr>
        <w:t>쪽이거나</w:t>
      </w:r>
      <w:r>
        <w:rPr>
          <w:lang w:eastAsia="ko-KR"/>
        </w:rPr>
        <w:t xml:space="preserve"> </w:t>
      </w:r>
      <w:r>
        <w:rPr>
          <w:lang w:eastAsia="ko-KR"/>
        </w:rPr>
        <w:t>모바일</w:t>
      </w:r>
      <w:r>
        <w:rPr>
          <w:lang w:eastAsia="ko-KR"/>
        </w:rPr>
        <w:t xml:space="preserve">, </w:t>
      </w:r>
      <w:r w:rsidR="00C914B1">
        <w:rPr>
          <w:rFonts w:hint="eastAsia"/>
          <w:lang w:eastAsia="ko-KR"/>
        </w:rPr>
        <w:t>데스크톱을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것인지와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애플리케이션에서</w:t>
      </w:r>
      <w:r>
        <w:rPr>
          <w:lang w:eastAsia="ko-KR"/>
        </w:rPr>
        <w:t xml:space="preserve"> </w:t>
      </w:r>
      <w:r>
        <w:rPr>
          <w:lang w:eastAsia="ko-KR"/>
        </w:rPr>
        <w:t>동시성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강력하고</w:t>
      </w:r>
      <w:r>
        <w:rPr>
          <w:lang w:eastAsia="ko-KR"/>
        </w:rPr>
        <w:t xml:space="preserve"> </w:t>
      </w:r>
      <w:r>
        <w:rPr>
          <w:lang w:eastAsia="ko-KR"/>
        </w:rPr>
        <w:t>우아하며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 w:rsidR="00C914B1">
        <w:rPr>
          <w:rFonts w:hint="eastAsia"/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해법을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코루틴에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2C5EC1E3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스레드에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가벼운</w:t>
      </w:r>
      <w:r>
        <w:rPr>
          <w:lang w:eastAsia="ko-KR"/>
        </w:rPr>
        <w:t xml:space="preserve">(lightweight) </w:t>
      </w:r>
      <w:r>
        <w:rPr>
          <w:lang w:eastAsia="ko-KR"/>
        </w:rPr>
        <w:t>대안</w:t>
      </w:r>
    </w:p>
    <w:p w14:paraId="4A40F349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유연한</w:t>
      </w:r>
      <w:r>
        <w:rPr>
          <w:lang w:eastAsia="ko-KR"/>
        </w:rPr>
        <w:t xml:space="preserve"> </w:t>
      </w:r>
      <w:r>
        <w:rPr>
          <w:lang w:eastAsia="ko-KR"/>
        </w:rPr>
        <w:t>스레드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디스패치</w:t>
      </w:r>
      <w:proofErr w:type="spellEnd"/>
      <w:r>
        <w:rPr>
          <w:lang w:eastAsia="ko-KR"/>
        </w:rPr>
        <w:t xml:space="preserve">(dispatch) </w:t>
      </w:r>
      <w:r>
        <w:rPr>
          <w:lang w:eastAsia="ko-KR"/>
        </w:rPr>
        <w:t>메커니즘</w:t>
      </w:r>
    </w:p>
    <w:p w14:paraId="38C21ED9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일시중단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시퀀스와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이터레이터</w:t>
      </w:r>
      <w:proofErr w:type="spellEnd"/>
      <w:r>
        <w:rPr>
          <w:lang w:eastAsia="ko-KR"/>
        </w:rPr>
        <w:t>(iterator)</w:t>
      </w:r>
    </w:p>
    <w:p w14:paraId="0A2630D2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채널</w:t>
      </w:r>
      <w:r>
        <w:rPr>
          <w:lang w:eastAsia="ko-KR"/>
        </w:rPr>
        <w:t>(channel)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메모리</w:t>
      </w:r>
      <w:r>
        <w:rPr>
          <w:lang w:eastAsia="ko-KR"/>
        </w:rPr>
        <w:t xml:space="preserve"> </w:t>
      </w:r>
      <w:r>
        <w:rPr>
          <w:lang w:eastAsia="ko-KR"/>
        </w:rPr>
        <w:t>공유</w:t>
      </w:r>
    </w:p>
    <w:p w14:paraId="762B8E6D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proofErr w:type="spellStart"/>
      <w:r>
        <w:rPr>
          <w:lang w:eastAsia="ko-KR"/>
        </w:rPr>
        <w:t>액터를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메시지</w:t>
      </w:r>
      <w:r>
        <w:rPr>
          <w:lang w:eastAsia="ko-KR"/>
        </w:rPr>
        <w:t xml:space="preserve"> </w:t>
      </w:r>
      <w:r>
        <w:rPr>
          <w:lang w:eastAsia="ko-KR"/>
        </w:rPr>
        <w:t>전송</w:t>
      </w:r>
      <w:r w:rsidR="00C914B1">
        <w:rPr>
          <w:rFonts w:hint="eastAsia"/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공유</w:t>
      </w:r>
    </w:p>
    <w:p w14:paraId="0003D6E6" w14:textId="77777777" w:rsidR="009750EE" w:rsidRDefault="00C914B1">
      <w:pPr>
        <w:pStyle w:val="FirstParagraph"/>
        <w:rPr>
          <w:lang w:eastAsia="ko-KR"/>
        </w:rPr>
      </w:pPr>
      <w:r w:rsidRPr="00C914B1">
        <w:rPr>
          <w:b/>
          <w:lang w:eastAsia="ko-KR"/>
        </w:rPr>
        <w:t>13</w:t>
      </w:r>
      <w:r w:rsidRPr="00C914B1">
        <w:rPr>
          <w:b/>
          <w:lang w:eastAsia="ko-KR"/>
        </w:rPr>
        <w:t>장</w:t>
      </w:r>
      <w:r w:rsidRPr="00C914B1">
        <w:rPr>
          <w:b/>
          <w:lang w:eastAsia="ko-KR"/>
        </w:rPr>
        <w:t xml:space="preserve"> </w:t>
      </w:r>
      <w:r w:rsidRPr="00C914B1">
        <w:rPr>
          <w:b/>
          <w:lang w:eastAsia="ko-KR"/>
        </w:rPr>
        <w:t>동시성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코루틴</w:t>
      </w:r>
      <w:proofErr w:type="spellEnd"/>
      <w:r w:rsidR="00470BC4">
        <w:rPr>
          <w:lang w:eastAsia="ko-KR"/>
        </w:rPr>
        <w:t xml:space="preserve"> API</w:t>
      </w:r>
      <w:r w:rsidR="00470BC4">
        <w:rPr>
          <w:lang w:eastAsia="ko-KR"/>
        </w:rPr>
        <w:t>와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코틀린에서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다</w:t>
      </w:r>
      <w:r>
        <w:rPr>
          <w:rFonts w:hint="eastAsia"/>
          <w:lang w:eastAsia="ko-KR"/>
        </w:rPr>
        <w:t>루</w:t>
      </w:r>
      <w:r w:rsidR="00470BC4">
        <w:rPr>
          <w:lang w:eastAsia="ko-KR"/>
        </w:rPr>
        <w:t>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방법의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기초를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다</w:t>
      </w:r>
      <w:r>
        <w:rPr>
          <w:rFonts w:hint="eastAsia"/>
          <w:lang w:eastAsia="ko-KR"/>
        </w:rPr>
        <w:t>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 w:rsidR="00470BC4">
        <w:rPr>
          <w:lang w:eastAsia="ko-KR"/>
        </w:rPr>
        <w:t>다</w:t>
      </w:r>
      <w:r w:rsidR="00470BC4">
        <w:rPr>
          <w:lang w:eastAsia="ko-KR"/>
        </w:rPr>
        <w:t>.</w:t>
      </w:r>
    </w:p>
    <w:p w14:paraId="2E57ED3A" w14:textId="77777777" w:rsidR="009750EE" w:rsidRDefault="00470BC4">
      <w:pPr>
        <w:pStyle w:val="2"/>
        <w:rPr>
          <w:lang w:eastAsia="ko-KR"/>
        </w:rPr>
      </w:pPr>
      <w:bookmarkStart w:id="20" w:name="테스트"/>
      <w:bookmarkEnd w:id="20"/>
      <w:r>
        <w:rPr>
          <w:lang w:eastAsia="ko-KR"/>
        </w:rPr>
        <w:t>테스</w:t>
      </w:r>
      <w:commentRangeStart w:id="21"/>
      <w:r>
        <w:rPr>
          <w:lang w:eastAsia="ko-KR"/>
        </w:rPr>
        <w:t>트</w:t>
      </w:r>
      <w:commentRangeEnd w:id="21"/>
      <w:r w:rsidR="00C914B1">
        <w:rPr>
          <w:rStyle w:val="ad"/>
          <w:rFonts w:ascii="Arial" w:eastAsia="맑은 고딕" w:hAnsi="Arial" w:cs="맑은 고딕"/>
          <w:b w:val="0"/>
          <w:bCs w:val="0"/>
          <w:color w:val="auto"/>
        </w:rPr>
        <w:commentReference w:id="21"/>
      </w:r>
    </w:p>
    <w:p w14:paraId="7E34A255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테스트를</w:t>
      </w:r>
      <w:r>
        <w:rPr>
          <w:lang w:eastAsia="ko-KR"/>
        </w:rPr>
        <w:t xml:space="preserve"> </w:t>
      </w:r>
      <w:r>
        <w:rPr>
          <w:lang w:eastAsia="ko-KR"/>
        </w:rPr>
        <w:t>정의하거나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모킹</w:t>
      </w:r>
      <w:proofErr w:type="spellEnd"/>
      <w:r w:rsidR="00C914B1">
        <w:rPr>
          <w:lang w:eastAsia="ko-KR"/>
        </w:rPr>
        <w:t>(mocking)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싶을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JUnit, TestNG, </w:t>
      </w:r>
      <w:proofErr w:type="spellStart"/>
      <w:r>
        <w:rPr>
          <w:lang w:eastAsia="ko-KR"/>
        </w:rPr>
        <w:t>모키토</w:t>
      </w:r>
      <w:proofErr w:type="spellEnd"/>
      <w:r>
        <w:rPr>
          <w:lang w:eastAsia="ko-KR"/>
        </w:rPr>
        <w:t xml:space="preserve">(Mockito)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익숙한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프레임워크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일부를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아무런</w:t>
      </w:r>
      <w:r>
        <w:rPr>
          <w:lang w:eastAsia="ko-KR"/>
        </w:rPr>
        <w:t xml:space="preserve"> </w:t>
      </w:r>
      <w:r>
        <w:rPr>
          <w:lang w:eastAsia="ko-KR"/>
        </w:rPr>
        <w:t>노력도</w:t>
      </w:r>
      <w:r>
        <w:rPr>
          <w:lang w:eastAsia="ko-KR"/>
        </w:rPr>
        <w:t xml:space="preserve"> </w:t>
      </w:r>
      <w:r>
        <w:rPr>
          <w:lang w:eastAsia="ko-KR"/>
        </w:rPr>
        <w:t>기울이지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개발자는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맞춤용</w:t>
      </w:r>
      <w:r>
        <w:rPr>
          <w:lang w:eastAsia="ko-KR"/>
        </w:rPr>
        <w:t xml:space="preserve"> </w:t>
      </w:r>
      <w:r>
        <w:rPr>
          <w:lang w:eastAsia="ko-KR"/>
        </w:rPr>
        <w:t>테스트를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 w:rsidR="00240DDF">
        <w:rPr>
          <w:rFonts w:hint="eastAsia"/>
          <w:lang w:eastAsia="ko-KR"/>
        </w:rPr>
        <w:t>해</w:t>
      </w:r>
      <w:r>
        <w:rPr>
          <w:lang w:eastAsia="ko-KR"/>
        </w:rPr>
        <w:t xml:space="preserve"> </w:t>
      </w:r>
      <w:r>
        <w:rPr>
          <w:lang w:eastAsia="ko-KR"/>
        </w:rPr>
        <w:t>유용한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프레임워크의</w:t>
      </w:r>
      <w:r>
        <w:rPr>
          <w:lang w:eastAsia="ko-KR"/>
        </w:rPr>
        <w:t xml:space="preserve"> </w:t>
      </w:r>
      <w:r>
        <w:rPr>
          <w:lang w:eastAsia="ko-KR"/>
        </w:rPr>
        <w:t>강력함을</w:t>
      </w:r>
      <w:r>
        <w:rPr>
          <w:lang w:eastAsia="ko-KR"/>
        </w:rPr>
        <w:t xml:space="preserve"> </w:t>
      </w:r>
      <w:r>
        <w:rPr>
          <w:lang w:eastAsia="ko-KR"/>
        </w:rPr>
        <w:t>즐길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내용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언급하고</w:t>
      </w:r>
      <w:r>
        <w:rPr>
          <w:lang w:eastAsia="ko-KR"/>
        </w:rPr>
        <w:t xml:space="preserve"> </w:t>
      </w:r>
      <w:r>
        <w:rPr>
          <w:lang w:eastAsia="ko-KR"/>
        </w:rPr>
        <w:t>싶다</w:t>
      </w:r>
      <w:r>
        <w:rPr>
          <w:lang w:eastAsia="ko-KR"/>
        </w:rPr>
        <w:t>.</w:t>
      </w:r>
    </w:p>
    <w:p w14:paraId="4444A3DB" w14:textId="77777777" w:rsidR="009750EE" w:rsidRDefault="00470BC4">
      <w:pPr>
        <w:pStyle w:val="Compact"/>
        <w:numPr>
          <w:ilvl w:val="0"/>
          <w:numId w:val="16"/>
        </w:numPr>
        <w:rPr>
          <w:lang w:eastAsia="ko-KR"/>
        </w:rPr>
      </w:pPr>
      <w:proofErr w:type="spellStart"/>
      <w:r>
        <w:rPr>
          <w:lang w:eastAsia="ko-KR"/>
        </w:rPr>
        <w:t>모키토</w:t>
      </w:r>
      <w:proofErr w:type="spellEnd"/>
      <w:r>
        <w:rPr>
          <w:lang w:eastAsia="ko-KR"/>
        </w:rPr>
        <w:t>-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>(Mockito-Kotlin)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모키토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확장한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모킹을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단순화해준다</w:t>
      </w:r>
      <w:r>
        <w:rPr>
          <w:lang w:eastAsia="ko-KR"/>
        </w:rPr>
        <w:t>.</w:t>
      </w:r>
    </w:p>
    <w:p w14:paraId="184EEC4A" w14:textId="77777777" w:rsidR="009750EE" w:rsidRDefault="00470BC4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스펙</w:t>
      </w:r>
      <w:r>
        <w:rPr>
          <w:lang w:eastAsia="ko-KR"/>
        </w:rPr>
        <w:t>(</w:t>
      </w:r>
      <w:proofErr w:type="spellStart"/>
      <w:r>
        <w:rPr>
          <w:lang w:eastAsia="ko-KR"/>
        </w:rPr>
        <w:t>Spek</w:t>
      </w:r>
      <w:proofErr w:type="spellEnd"/>
      <w:r>
        <w:rPr>
          <w:lang w:eastAsia="ko-KR"/>
        </w:rPr>
        <w:t>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행위</w:t>
      </w:r>
      <w:r>
        <w:rPr>
          <w:lang w:eastAsia="ko-KR"/>
        </w:rPr>
        <w:t xml:space="preserve"> </w:t>
      </w:r>
      <w:r>
        <w:rPr>
          <w:lang w:eastAsia="ko-KR"/>
        </w:rPr>
        <w:t>주도</w:t>
      </w:r>
      <w:r>
        <w:rPr>
          <w:lang w:eastAsia="ko-KR"/>
        </w:rPr>
        <w:t xml:space="preserve">(behavior-driven)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프레임워크로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자스민</w:t>
      </w:r>
      <w:proofErr w:type="spellEnd"/>
      <w:r>
        <w:rPr>
          <w:lang w:eastAsia="ko-KR"/>
        </w:rPr>
        <w:t>(Jasmine)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저킨</w:t>
      </w:r>
      <w:proofErr w:type="spellEnd"/>
      <w:r>
        <w:rPr>
          <w:lang w:eastAsia="ko-KR"/>
        </w:rPr>
        <w:t xml:space="preserve">(Gherkin) </w:t>
      </w:r>
      <w:r>
        <w:rPr>
          <w:lang w:eastAsia="ko-KR"/>
        </w:rPr>
        <w:t>스타일의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케이스</w:t>
      </w:r>
      <w:r>
        <w:rPr>
          <w:lang w:eastAsia="ko-KR"/>
        </w:rPr>
        <w:t xml:space="preserve"> </w:t>
      </w:r>
      <w:r>
        <w:rPr>
          <w:lang w:eastAsia="ko-KR"/>
        </w:rPr>
        <w:t>정의를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14:paraId="26CBA3A8" w14:textId="77777777" w:rsidR="009750EE" w:rsidRDefault="00470BC4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코테스트</w:t>
      </w:r>
      <w:r>
        <w:rPr>
          <w:lang w:eastAsia="ko-KR"/>
        </w:rPr>
        <w:t>(</w:t>
      </w:r>
      <w:proofErr w:type="spellStart"/>
      <w:r>
        <w:rPr>
          <w:lang w:eastAsia="ko-KR"/>
        </w:rPr>
        <w:t>Kotest</w:t>
      </w:r>
      <w:proofErr w:type="spellEnd"/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스칼라테스트</w:t>
      </w:r>
      <w:r>
        <w:rPr>
          <w:lang w:eastAsia="ko-KR"/>
        </w:rPr>
        <w:t>(</w:t>
      </w:r>
      <w:proofErr w:type="spellStart"/>
      <w:r>
        <w:rPr>
          <w:lang w:eastAsia="ko-KR"/>
        </w:rPr>
        <w:t>ScalaTest</w:t>
      </w:r>
      <w:proofErr w:type="spellEnd"/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영감을</w:t>
      </w:r>
      <w:r>
        <w:rPr>
          <w:lang w:eastAsia="ko-KR"/>
        </w:rPr>
        <w:t xml:space="preserve"> </w:t>
      </w:r>
      <w:r>
        <w:rPr>
          <w:lang w:eastAsia="ko-KR"/>
        </w:rPr>
        <w:t>얻은</w:t>
      </w:r>
      <w:r>
        <w:rPr>
          <w:lang w:eastAsia="ko-KR"/>
        </w:rPr>
        <w:t xml:space="preserve"> </w:t>
      </w:r>
      <w:r>
        <w:rPr>
          <w:lang w:eastAsia="ko-KR"/>
        </w:rPr>
        <w:t>프레임워크로</w:t>
      </w:r>
      <w:r>
        <w:rPr>
          <w:lang w:eastAsia="ko-KR"/>
        </w:rPr>
        <w:t xml:space="preserve">, </w:t>
      </w:r>
      <w:r>
        <w:rPr>
          <w:lang w:eastAsia="ko-KR"/>
        </w:rPr>
        <w:t>유연한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정의와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단언문</w:t>
      </w:r>
      <w:proofErr w:type="spellEnd"/>
      <w:r>
        <w:rPr>
          <w:lang w:eastAsia="ko-KR"/>
        </w:rPr>
        <w:t>(assertion)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14:paraId="6D523686" w14:textId="77777777" w:rsidR="009750EE" w:rsidRDefault="00470BC4">
      <w:pPr>
        <w:pStyle w:val="FirstParagraph"/>
        <w:rPr>
          <w:lang w:eastAsia="ko-KR"/>
        </w:rPr>
      </w:pPr>
      <w:r w:rsidRPr="00240DDF">
        <w:rPr>
          <w:b/>
          <w:lang w:eastAsia="ko-KR"/>
        </w:rPr>
        <w:lastRenderedPageBreak/>
        <w:t>14</w:t>
      </w:r>
      <w:r w:rsidRPr="00240DDF">
        <w:rPr>
          <w:b/>
          <w:lang w:eastAsia="ko-KR"/>
        </w:rPr>
        <w:t>장</w:t>
      </w:r>
      <w:r w:rsidRPr="00240DDF">
        <w:rPr>
          <w:b/>
          <w:lang w:eastAsia="ko-KR"/>
        </w:rPr>
        <w:t xml:space="preserve"> </w:t>
      </w:r>
      <w:proofErr w:type="spellStart"/>
      <w:r w:rsidRPr="00240DDF">
        <w:rPr>
          <w:b/>
          <w:lang w:eastAsia="ko-KR"/>
        </w:rPr>
        <w:t>코틀린</w:t>
      </w:r>
      <w:proofErr w:type="spellEnd"/>
      <w:r w:rsidRPr="00240DDF">
        <w:rPr>
          <w:b/>
          <w:lang w:eastAsia="ko-KR"/>
        </w:rPr>
        <w:t xml:space="preserve"> </w:t>
      </w:r>
      <w:r w:rsidRPr="00240DDF">
        <w:rPr>
          <w:b/>
          <w:lang w:eastAsia="ko-KR"/>
        </w:rPr>
        <w:t>테스팅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코테스트가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프로젝트에서</w:t>
      </w:r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어떻게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사용</w:t>
      </w:r>
      <w:r w:rsidR="00240DDF">
        <w:rPr>
          <w:rFonts w:hint="eastAsia"/>
          <w:lang w:eastAsia="ko-KR"/>
        </w:rPr>
        <w:t>할</w:t>
      </w:r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것인지</w:t>
      </w:r>
      <w:r>
        <w:rPr>
          <w:lang w:eastAsia="ko-KR"/>
        </w:rPr>
        <w:t xml:space="preserve"> </w:t>
      </w:r>
      <w:r>
        <w:rPr>
          <w:lang w:eastAsia="ko-KR"/>
        </w:rPr>
        <w:t>생각해본다</w:t>
      </w:r>
      <w:r>
        <w:rPr>
          <w:lang w:eastAsia="ko-KR"/>
        </w:rPr>
        <w:t>.</w:t>
      </w:r>
    </w:p>
    <w:p w14:paraId="0602B25D" w14:textId="77777777" w:rsidR="009750EE" w:rsidRDefault="00470BC4">
      <w:pPr>
        <w:pStyle w:val="2"/>
        <w:rPr>
          <w:lang w:eastAsia="ko-KR"/>
        </w:rPr>
      </w:pPr>
      <w:bookmarkStart w:id="22" w:name="안드로이드-개발"/>
      <w:bookmarkEnd w:id="22"/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commentRangeStart w:id="23"/>
      <w:r>
        <w:rPr>
          <w:lang w:eastAsia="ko-KR"/>
        </w:rPr>
        <w:t>개발</w:t>
      </w:r>
      <w:commentRangeEnd w:id="23"/>
      <w:r w:rsidR="00B9526F">
        <w:rPr>
          <w:rStyle w:val="ad"/>
          <w:rFonts w:ascii="Arial" w:eastAsia="맑은 고딕" w:hAnsi="Arial" w:cs="맑은 고딕"/>
          <w:b w:val="0"/>
          <w:bCs w:val="0"/>
          <w:color w:val="auto"/>
        </w:rPr>
        <w:commentReference w:id="23"/>
      </w:r>
    </w:p>
    <w:p w14:paraId="30813AAE" w14:textId="5FA91FD9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안드로이드는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주된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응용</w:t>
      </w:r>
      <w:r>
        <w:rPr>
          <w:lang w:eastAsia="ko-KR"/>
        </w:rPr>
        <w:t xml:space="preserve"> </w:t>
      </w:r>
      <w:r>
        <w:rPr>
          <w:lang w:eastAsia="ko-KR"/>
        </w:rPr>
        <w:t>분야</w:t>
      </w:r>
      <w:r w:rsidR="00240DDF">
        <w:rPr>
          <w:rFonts w:hint="eastAsia"/>
          <w:lang w:eastAsia="ko-KR"/>
        </w:rPr>
        <w:t>이자</w:t>
      </w:r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가장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활발하게</w:t>
      </w:r>
      <w:r>
        <w:rPr>
          <w:lang w:eastAsia="ko-KR"/>
        </w:rPr>
        <w:t xml:space="preserve"> </w:t>
      </w:r>
      <w:r>
        <w:rPr>
          <w:lang w:eastAsia="ko-KR"/>
        </w:rPr>
        <w:t>성장하는</w:t>
      </w:r>
      <w:r>
        <w:rPr>
          <w:lang w:eastAsia="ko-KR"/>
        </w:rPr>
        <w:t xml:space="preserve"> </w:t>
      </w:r>
      <w:r>
        <w:rPr>
          <w:lang w:eastAsia="ko-KR"/>
        </w:rPr>
        <w:t>분야다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구글이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1</w:t>
      </w:r>
      <w:r>
        <w:rPr>
          <w:lang w:eastAsia="ko-KR"/>
        </w:rPr>
        <w:t>급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언어로</w:t>
      </w:r>
      <w:r>
        <w:rPr>
          <w:lang w:eastAsia="ko-KR"/>
        </w:rPr>
        <w:t xml:space="preserve"> </w:t>
      </w:r>
      <w:r>
        <w:rPr>
          <w:lang w:eastAsia="ko-KR"/>
        </w:rPr>
        <w:t>선언하면서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중요해졌다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도구들은</w:t>
      </w:r>
      <w:r>
        <w:rPr>
          <w:lang w:eastAsia="ko-KR"/>
        </w:rPr>
        <w:t xml:space="preserve">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염두에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설계</w:t>
      </w:r>
      <w:r w:rsidR="00240DDF">
        <w:rPr>
          <w:rFonts w:hint="eastAsia"/>
          <w:lang w:eastAsia="ko-KR"/>
        </w:rPr>
        <w:t>되고</w:t>
      </w:r>
      <w:r w:rsidR="00240DDF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 w:rsidR="00240DDF">
        <w:rPr>
          <w:rFonts w:hint="eastAsia"/>
          <w:lang w:eastAsia="ko-KR"/>
        </w:rPr>
        <w:t>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</w:t>
      </w:r>
      <w:r>
        <w:rPr>
          <w:lang w:eastAsia="ko-KR"/>
        </w:rPr>
        <w:t>플러그인이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경험과</w:t>
      </w:r>
      <w:r>
        <w:rPr>
          <w:lang w:eastAsia="ko-KR"/>
        </w:rPr>
        <w:t xml:space="preserve"> </w:t>
      </w:r>
      <w:r>
        <w:rPr>
          <w:lang w:eastAsia="ko-KR"/>
        </w:rPr>
        <w:t>더불어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개발자들은</w:t>
      </w:r>
      <w:r>
        <w:rPr>
          <w:lang w:eastAsia="ko-KR"/>
        </w:rPr>
        <w:t xml:space="preserve"> </w:t>
      </w:r>
      <w:r>
        <w:rPr>
          <w:lang w:eastAsia="ko-KR"/>
        </w:rPr>
        <w:t>대거</w:t>
      </w:r>
      <w:r>
        <w:rPr>
          <w:lang w:eastAsia="ko-KR"/>
        </w:rPr>
        <w:t xml:space="preserve">(Dagger), </w:t>
      </w:r>
      <w:proofErr w:type="spellStart"/>
      <w:r>
        <w:rPr>
          <w:lang w:eastAsia="ko-KR"/>
        </w:rPr>
        <w:t>버터나이프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ButterKnife</w:t>
      </w:r>
      <w:proofErr w:type="spellEnd"/>
      <w:r>
        <w:rPr>
          <w:lang w:eastAsia="ko-KR"/>
        </w:rPr>
        <w:t>), DB</w:t>
      </w:r>
      <w:r>
        <w:rPr>
          <w:lang w:eastAsia="ko-KR"/>
        </w:rPr>
        <w:t>플로우</w:t>
      </w:r>
      <w:r>
        <w:rPr>
          <w:lang w:eastAsia="ko-KR"/>
        </w:rPr>
        <w:t>(</w:t>
      </w:r>
      <w:proofErr w:type="spellStart"/>
      <w:r>
        <w:rPr>
          <w:lang w:eastAsia="ko-KR"/>
        </w:rPr>
        <w:t>DBFlow</w:t>
      </w:r>
      <w:proofErr w:type="spellEnd"/>
      <w:r>
        <w:rPr>
          <w:lang w:eastAsia="ko-KR"/>
        </w:rPr>
        <w:t>)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프레임워크와의</w:t>
      </w:r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원활한</w:t>
      </w:r>
      <w:r>
        <w:rPr>
          <w:lang w:eastAsia="ko-KR"/>
        </w:rPr>
        <w:t xml:space="preserve"> </w:t>
      </w:r>
      <w:r>
        <w:rPr>
          <w:lang w:eastAsia="ko-KR"/>
        </w:rPr>
        <w:t>상호운용성</w:t>
      </w:r>
      <w:r w:rsidR="00240DDF">
        <w:rPr>
          <w:rFonts w:hint="eastAsia"/>
          <w:lang w:eastAsia="ko-KR"/>
        </w:rPr>
        <w:t>을</w:t>
      </w:r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얻을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특화된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 w:rsidR="00240DDF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안코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>(Kotlin Android Extension)</w:t>
      </w:r>
      <w:ins w:id="24" w:author="Joyce Lee" w:date="2021-06-14T09:42:00Z">
        <w:r w:rsidR="00FA097B">
          <w:rPr>
            <w:lang w:eastAsia="ko-KR"/>
          </w:rPr>
          <w:t xml:space="preserve"> </w:t>
        </w:r>
        <w:r w:rsidR="00FA097B">
          <w:rPr>
            <w:rFonts w:hint="eastAsia"/>
            <w:lang w:eastAsia="ko-KR"/>
          </w:rPr>
          <w:t>등이</w:t>
        </w:r>
        <w:r w:rsidR="00FA097B">
          <w:rPr>
            <w:rFonts w:hint="eastAsia"/>
            <w:lang w:eastAsia="ko-KR"/>
          </w:rPr>
          <w:t xml:space="preserve"> </w:t>
        </w:r>
        <w:r w:rsidR="00FA097B">
          <w:rPr>
            <w:rFonts w:hint="eastAsia"/>
            <w:lang w:eastAsia="ko-KR"/>
          </w:rPr>
          <w:t>있었고</w:t>
        </w:r>
      </w:ins>
      <w:ins w:id="25" w:author="Joyce Lee" w:date="2021-06-14T09:41:00Z">
        <w:r w:rsidR="00594AAB">
          <w:rPr>
            <w:lang w:eastAsia="ko-KR"/>
          </w:rPr>
          <w:t xml:space="preserve">, </w:t>
        </w:r>
      </w:ins>
      <w:ins w:id="26" w:author="Joyce Lee" w:date="2021-06-14T09:42:00Z">
        <w:r w:rsidR="00FA097B">
          <w:rPr>
            <w:rFonts w:hint="eastAsia"/>
            <w:lang w:eastAsia="ko-KR"/>
          </w:rPr>
          <w:t>현재</w:t>
        </w:r>
      </w:ins>
      <w:ins w:id="27" w:author="Joyce Lee" w:date="2021-06-14T09:43:00Z">
        <w:r w:rsidR="00FA097B">
          <w:rPr>
            <w:rFonts w:hint="eastAsia"/>
            <w:lang w:eastAsia="ko-KR"/>
          </w:rPr>
          <w:t>는</w:t>
        </w:r>
        <w:r w:rsidR="00FA097B">
          <w:rPr>
            <w:rFonts w:hint="eastAsia"/>
            <w:lang w:eastAsia="ko-KR"/>
          </w:rPr>
          <w:t xml:space="preserve"> </w:t>
        </w:r>
      </w:ins>
      <w:ins w:id="28" w:author="Joyce Lee" w:date="2021-06-14T09:41:00Z">
        <w:r w:rsidR="00FA097B">
          <w:rPr>
            <w:rFonts w:hint="eastAsia"/>
            <w:lang w:eastAsia="ko-KR"/>
          </w:rPr>
          <w:t>구글이</w:t>
        </w:r>
        <w:r w:rsidR="00FA097B">
          <w:rPr>
            <w:rFonts w:hint="eastAsia"/>
            <w:lang w:eastAsia="ko-KR"/>
          </w:rPr>
          <w:t xml:space="preserve"> </w:t>
        </w:r>
        <w:r w:rsidR="00FA097B">
          <w:rPr>
            <w:rFonts w:hint="eastAsia"/>
            <w:lang w:eastAsia="ko-KR"/>
          </w:rPr>
          <w:t>제공하는</w:t>
        </w:r>
        <w:r w:rsidR="00FA097B">
          <w:rPr>
            <w:rFonts w:hint="eastAsia"/>
            <w:lang w:eastAsia="ko-KR"/>
          </w:rPr>
          <w:t xml:space="preserve"> </w:t>
        </w:r>
        <w:proofErr w:type="spellStart"/>
        <w:r w:rsidR="00FA097B">
          <w:rPr>
            <w:rFonts w:hint="eastAsia"/>
            <w:lang w:eastAsia="ko-KR"/>
          </w:rPr>
          <w:t>젯팩</w:t>
        </w:r>
        <w:proofErr w:type="spellEnd"/>
        <w:r w:rsidR="00FA097B">
          <w:rPr>
            <w:lang w:eastAsia="ko-KR"/>
          </w:rPr>
          <w:t>(Jetpack</w:t>
        </w:r>
        <w:proofErr w:type="gramStart"/>
        <w:r w:rsidR="00FA097B">
          <w:rPr>
            <w:lang w:eastAsia="ko-KR"/>
          </w:rPr>
          <w:t>)</w:t>
        </w:r>
        <w:r w:rsidR="00594AAB">
          <w:rPr>
            <w:rFonts w:hint="eastAsia"/>
            <w:lang w:eastAsia="ko-KR"/>
          </w:rPr>
          <w:t xml:space="preserve"> </w:t>
        </w:r>
      </w:ins>
      <w:ins w:id="29" w:author="Joyce Lee" w:date="2021-06-14T09:43:00Z">
        <w:r w:rsidR="00FA097B">
          <w:rPr>
            <w:rFonts w:hint="eastAsia"/>
            <w:lang w:eastAsia="ko-KR"/>
          </w:rPr>
          <w:t>에</w:t>
        </w:r>
      </w:ins>
      <w:proofErr w:type="gramEnd"/>
      <w:ins w:id="30" w:author="Joyce Lee" w:date="2021-06-14T09:41:00Z">
        <w:r w:rsidR="00594AAB">
          <w:rPr>
            <w:rFonts w:hint="eastAsia"/>
            <w:lang w:eastAsia="ko-KR"/>
          </w:rPr>
          <w:t xml:space="preserve"> </w:t>
        </w:r>
        <w:proofErr w:type="spellStart"/>
        <w:r w:rsidR="00594AAB">
          <w:rPr>
            <w:rFonts w:hint="eastAsia"/>
            <w:lang w:eastAsia="ko-KR"/>
          </w:rPr>
          <w:t>주목할만</w:t>
        </w:r>
      </w:ins>
      <w:ins w:id="31" w:author="Joyce Lee" w:date="2021-06-14T09:43:00Z">
        <w:r w:rsidR="00FA097B">
          <w:rPr>
            <w:rFonts w:hint="eastAsia"/>
            <w:lang w:eastAsia="ko-KR"/>
          </w:rPr>
          <w:t>하</w:t>
        </w:r>
      </w:ins>
      <w:ins w:id="32" w:author="Joyce Lee" w:date="2021-06-14T09:41:00Z">
        <w:r w:rsidR="00594AAB">
          <w:rPr>
            <w:rFonts w:hint="eastAsia"/>
            <w:lang w:eastAsia="ko-KR"/>
          </w:rPr>
          <w:t>다</w:t>
        </w:r>
        <w:proofErr w:type="spellEnd"/>
        <w:r w:rsidR="00594AAB">
          <w:rPr>
            <w:rFonts w:hint="eastAsia"/>
            <w:lang w:eastAsia="ko-KR"/>
          </w:rPr>
          <w:t>.</w:t>
        </w:r>
      </w:ins>
      <w:del w:id="33" w:author="Joyce Lee" w:date="2021-06-14T09:40:00Z">
        <w:r w:rsidDel="00594AAB">
          <w:rPr>
            <w:lang w:eastAsia="ko-KR"/>
          </w:rPr>
          <w:delText>에</w:delText>
        </w:r>
        <w:r w:rsidDel="00594AAB">
          <w:rPr>
            <w:lang w:eastAsia="ko-KR"/>
          </w:rPr>
          <w:delText xml:space="preserve"> </w:delText>
        </w:r>
        <w:r w:rsidR="00240DDF" w:rsidDel="00594AAB">
          <w:rPr>
            <w:rFonts w:hint="eastAsia"/>
            <w:lang w:eastAsia="ko-KR"/>
          </w:rPr>
          <w:delText>주목하고자</w:delText>
        </w:r>
        <w:r w:rsidR="00240DDF" w:rsidDel="00594AAB">
          <w:rPr>
            <w:rFonts w:hint="eastAsia"/>
            <w:lang w:eastAsia="ko-KR"/>
          </w:rPr>
          <w:delText xml:space="preserve"> </w:delText>
        </w:r>
        <w:r w:rsidR="00240DDF" w:rsidDel="00594AAB">
          <w:rPr>
            <w:rFonts w:hint="eastAsia"/>
            <w:lang w:eastAsia="ko-KR"/>
          </w:rPr>
          <w:delText>한다</w:delText>
        </w:r>
        <w:r w:rsidDel="00594AAB">
          <w:rPr>
            <w:lang w:eastAsia="ko-KR"/>
          </w:rPr>
          <w:delText>.</w:delText>
        </w:r>
      </w:del>
    </w:p>
    <w:p w14:paraId="68B4F515" w14:textId="101D4D86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확장은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데이터바인딩이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특징인</w:t>
      </w:r>
      <w:r>
        <w:rPr>
          <w:lang w:eastAsia="ko-KR"/>
        </w:rPr>
        <w:t xml:space="preserve"> </w:t>
      </w:r>
      <w:r>
        <w:rPr>
          <w:lang w:eastAsia="ko-KR"/>
        </w:rPr>
        <w:t>컴파일러</w:t>
      </w:r>
      <w:r>
        <w:rPr>
          <w:lang w:eastAsia="ko-KR"/>
        </w:rPr>
        <w:t xml:space="preserve"> </w:t>
      </w:r>
      <w:r>
        <w:rPr>
          <w:lang w:eastAsia="ko-KR"/>
        </w:rPr>
        <w:t>플러그인이다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XML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뷰를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악명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findViewById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캐싱을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지원하고</w:t>
      </w:r>
      <w:r>
        <w:rPr>
          <w:lang w:eastAsia="ko-KR"/>
        </w:rPr>
        <w:t xml:space="preserve">,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Parcelable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구현을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 w:rsidR="00240DDF">
        <w:rPr>
          <w:rFonts w:hint="eastAsia"/>
          <w:lang w:eastAsia="ko-KR"/>
        </w:rPr>
        <w:t>해준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순수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프로젝트에서</w:t>
      </w:r>
      <w:r>
        <w:rPr>
          <w:lang w:eastAsia="ko-KR"/>
        </w:rPr>
        <w:t xml:space="preserve"> </w:t>
      </w:r>
      <w:proofErr w:type="spellStart"/>
      <w:r w:rsidR="00240DDF">
        <w:rPr>
          <w:rStyle w:val="VerbatimChar"/>
          <w:rFonts w:hint="eastAsia"/>
          <w:lang w:eastAsia="ko-KR"/>
        </w:rPr>
        <w:t>버터나이프</w:t>
      </w:r>
      <w:proofErr w:type="spellEnd"/>
      <w:r w:rsidR="00240DDF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채용할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없어졌다</w:t>
      </w:r>
      <w:r>
        <w:rPr>
          <w:lang w:eastAsia="ko-KR"/>
        </w:rPr>
        <w:t>.</w:t>
      </w:r>
      <w:ins w:id="34" w:author="Joyce Lee" w:date="2021-06-14T09:45:00Z">
        <w:r w:rsidR="00627589">
          <w:rPr>
            <w:rFonts w:hint="eastAsia"/>
            <w:lang w:eastAsia="ko-KR"/>
          </w:rPr>
          <w:t xml:space="preserve"> </w:t>
        </w:r>
      </w:ins>
    </w:p>
    <w:p w14:paraId="012B1899" w14:textId="2C049806" w:rsidR="009750EE" w:rsidRDefault="00470BC4">
      <w:pPr>
        <w:pStyle w:val="a0"/>
        <w:rPr>
          <w:ins w:id="35" w:author="Joyce Lee" w:date="2021-06-14T09:46:00Z"/>
          <w:lang w:eastAsia="ko-KR"/>
        </w:rPr>
      </w:pPr>
      <w:proofErr w:type="spellStart"/>
      <w:r>
        <w:rPr>
          <w:lang w:eastAsia="ko-KR"/>
        </w:rPr>
        <w:t>안코는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라이브러리로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앱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단순화시켜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 xml:space="preserve">. </w:t>
      </w:r>
      <w:r>
        <w:rPr>
          <w:lang w:eastAsia="ko-KR"/>
        </w:rPr>
        <w:t>여러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중에는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SQLite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질의</w:t>
      </w:r>
      <w:r>
        <w:rPr>
          <w:lang w:eastAsia="ko-KR"/>
        </w:rPr>
        <w:t>(query) DSL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UI </w:t>
      </w:r>
      <w:r>
        <w:rPr>
          <w:lang w:eastAsia="ko-KR"/>
        </w:rPr>
        <w:t>미리보기</w:t>
      </w:r>
      <w:r>
        <w:rPr>
          <w:lang w:eastAsia="ko-KR"/>
        </w:rPr>
        <w:t xml:space="preserve"> </w:t>
      </w:r>
      <w:r>
        <w:rPr>
          <w:lang w:eastAsia="ko-KR"/>
        </w:rPr>
        <w:t>플러그인이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합성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>(</w:t>
      </w:r>
      <w:proofErr w:type="spellStart"/>
      <w:r>
        <w:rPr>
          <w:lang w:eastAsia="ko-KR"/>
        </w:rPr>
        <w:t>안코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레이아웃즈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 xml:space="preserve"> Layouts)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ins w:id="36" w:author="Joyce Lee" w:date="2021-06-14T09:45:00Z">
        <w:r w:rsidR="00627589">
          <w:rPr>
            <w:lang w:eastAsia="ko-KR"/>
          </w:rPr>
          <w:t>.</w:t>
        </w:r>
      </w:ins>
      <w:del w:id="37" w:author="Joyce Lee" w:date="2021-06-14T09:45:00Z">
        <w:r w:rsidDel="00627589">
          <w:rPr>
            <w:lang w:eastAsia="ko-KR"/>
          </w:rPr>
          <w:delText>.</w:delText>
        </w:r>
      </w:del>
    </w:p>
    <w:p w14:paraId="4748F4A6" w14:textId="7602C76D" w:rsidR="00EC3990" w:rsidRDefault="00EC3990">
      <w:pPr>
        <w:pStyle w:val="a0"/>
        <w:rPr>
          <w:ins w:id="38" w:author="Joyce Lee" w:date="2021-06-14T09:45:00Z"/>
          <w:lang w:eastAsia="ko-KR"/>
        </w:rPr>
      </w:pPr>
      <w:ins w:id="39" w:author="Joyce Lee" w:date="2021-06-14T09:46:00Z">
        <w:r>
          <w:rPr>
            <w:rFonts w:hint="eastAsia"/>
            <w:lang w:eastAsia="ko-KR"/>
          </w:rPr>
          <w:t>구글이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안드로이드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지원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기능을</w:t>
        </w:r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젯팩에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추가하면서</w:t>
        </w:r>
        <w:r>
          <w:rPr>
            <w:rFonts w:hint="eastAsia"/>
            <w:lang w:eastAsia="ko-KR"/>
          </w:rPr>
          <w:t xml:space="preserve"> </w:t>
        </w:r>
      </w:ins>
      <w:proofErr w:type="spellStart"/>
      <w:ins w:id="40" w:author="Joyce Lee" w:date="2021-06-14T09:47:00Z">
        <w:r>
          <w:rPr>
            <w:rFonts w:hint="eastAsia"/>
            <w:lang w:eastAsia="ko-KR"/>
          </w:rPr>
          <w:t>코틀른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안드로이드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확장과</w:t>
        </w:r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안코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라이브러리의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상당부분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흡수했다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아직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알파버전이지만</w:t>
        </w:r>
      </w:ins>
      <w:ins w:id="41" w:author="Joyce Lee" w:date="2021-06-14T09:48:00Z">
        <w:r>
          <w:rPr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젯팩을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편리하게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안드로이드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UI </w:t>
        </w:r>
        <w:r>
          <w:rPr>
            <w:rFonts w:hint="eastAsia"/>
            <w:lang w:eastAsia="ko-KR"/>
          </w:rPr>
          <w:t>개발을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진행할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</w:t>
        </w:r>
        <w:r>
          <w:rPr>
            <w:rFonts w:hint="eastAsia"/>
            <w:lang w:eastAsia="ko-KR"/>
          </w:rPr>
          <w:t>.</w:t>
        </w:r>
      </w:ins>
    </w:p>
    <w:p w14:paraId="23B78569" w14:textId="4C6F706C" w:rsidR="00627589" w:rsidDel="00627589" w:rsidRDefault="00627589">
      <w:pPr>
        <w:pStyle w:val="a0"/>
        <w:rPr>
          <w:del w:id="42" w:author="Joyce Lee" w:date="2021-06-14T09:45:00Z"/>
          <w:lang w:eastAsia="ko-KR"/>
        </w:rPr>
      </w:pPr>
    </w:p>
    <w:p w14:paraId="6D5B639F" w14:textId="32019BD9" w:rsidR="009750EE" w:rsidRDefault="00470BC4">
      <w:pPr>
        <w:pStyle w:val="a0"/>
        <w:rPr>
          <w:lang w:eastAsia="ko-KR"/>
        </w:rPr>
      </w:pPr>
      <w:del w:id="43" w:author="Joyce Lee" w:date="2021-06-14T09:45:00Z">
        <w:r w:rsidDel="00627589">
          <w:rPr>
            <w:lang w:eastAsia="ko-KR"/>
          </w:rPr>
          <w:delText>이</w:delText>
        </w:r>
        <w:r w:rsidDel="00627589">
          <w:rPr>
            <w:lang w:eastAsia="ko-KR"/>
          </w:rPr>
          <w:delText xml:space="preserve"> </w:delText>
        </w:r>
        <w:r w:rsidDel="00627589">
          <w:rPr>
            <w:lang w:eastAsia="ko-KR"/>
          </w:rPr>
          <w:delText>중</w:delText>
        </w:r>
        <w:r w:rsidDel="00627589">
          <w:rPr>
            <w:lang w:eastAsia="ko-KR"/>
          </w:rPr>
          <w:delText xml:space="preserve"> </w:delText>
        </w:r>
        <w:r w:rsidDel="00627589">
          <w:rPr>
            <w:lang w:eastAsia="ko-KR"/>
          </w:rPr>
          <w:delText>일부를</w:delText>
        </w:r>
      </w:del>
      <w:del w:id="44" w:author="Joyce Lee" w:date="2021-06-14T09:46:00Z">
        <w:r w:rsidDel="00EC3990">
          <w:rPr>
            <w:lang w:eastAsia="ko-KR"/>
          </w:rPr>
          <w:delText xml:space="preserve"> </w:delText>
        </w:r>
      </w:del>
      <w:r w:rsidRPr="00470BC4">
        <w:rPr>
          <w:b/>
          <w:lang w:eastAsia="ko-KR"/>
        </w:rPr>
        <w:t>15</w:t>
      </w:r>
      <w:r w:rsidRPr="00470BC4">
        <w:rPr>
          <w:b/>
          <w:lang w:eastAsia="ko-KR"/>
        </w:rPr>
        <w:t>장</w:t>
      </w:r>
      <w:r w:rsidRPr="00470BC4">
        <w:rPr>
          <w:b/>
          <w:lang w:eastAsia="ko-KR"/>
        </w:rPr>
        <w:t xml:space="preserve"> </w:t>
      </w:r>
      <w:r w:rsidRPr="00470BC4">
        <w:rPr>
          <w:b/>
          <w:lang w:eastAsia="ko-KR"/>
        </w:rPr>
        <w:t>안드로이드</w:t>
      </w:r>
      <w:r w:rsidRPr="00470BC4">
        <w:rPr>
          <w:b/>
          <w:lang w:eastAsia="ko-KR"/>
        </w:rPr>
        <w:t xml:space="preserve"> </w:t>
      </w:r>
      <w:r w:rsidRPr="00470BC4">
        <w:rPr>
          <w:b/>
          <w:lang w:eastAsia="ko-KR"/>
        </w:rPr>
        <w:t>애플리케이션</w:t>
      </w:r>
      <w:r>
        <w:rPr>
          <w:lang w:eastAsia="ko-KR"/>
        </w:rPr>
        <w:t>에서</w:t>
      </w:r>
      <w:ins w:id="45" w:author="Joyce Lee" w:date="2021-06-14T09:46:00Z">
        <w:r w:rsidR="00EC3990">
          <w:rPr>
            <w:rFonts w:hint="eastAsia"/>
            <w:lang w:eastAsia="ko-KR"/>
          </w:rPr>
          <w:t>는</w:t>
        </w:r>
        <w:r w:rsidR="00EC3990">
          <w:rPr>
            <w:rFonts w:hint="eastAsia"/>
            <w:lang w:eastAsia="ko-KR"/>
          </w:rPr>
          <w:t xml:space="preserve"> </w:t>
        </w:r>
        <w:proofErr w:type="spellStart"/>
        <w:r w:rsidR="00EC3990">
          <w:rPr>
            <w:rFonts w:hint="eastAsia"/>
            <w:lang w:eastAsia="ko-KR"/>
          </w:rPr>
          <w:t>젯팩이</w:t>
        </w:r>
        <w:proofErr w:type="spellEnd"/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제공하는</w:t>
        </w:r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기능</w:t>
        </w:r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중</w:t>
        </w:r>
        <w:r w:rsidR="00EC3990">
          <w:rPr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뷰</w:t>
        </w:r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및</w:t>
        </w:r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데이터</w:t>
        </w:r>
        <w:r w:rsidR="00EC3990">
          <w:rPr>
            <w:rFonts w:hint="eastAsia"/>
            <w:lang w:eastAsia="ko-KR"/>
          </w:rPr>
          <w:t xml:space="preserve"> </w:t>
        </w:r>
        <w:proofErr w:type="gramStart"/>
        <w:r w:rsidR="00EC3990">
          <w:rPr>
            <w:rFonts w:hint="eastAsia"/>
            <w:lang w:eastAsia="ko-KR"/>
          </w:rPr>
          <w:t>바인딩과</w:t>
        </w:r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레이아웃</w:t>
        </w:r>
        <w:proofErr w:type="gramEnd"/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lang w:eastAsia="ko-KR"/>
          </w:rPr>
          <w:t>DSL</w:t>
        </w:r>
        <w:r w:rsidR="00EC3990">
          <w:rPr>
            <w:rFonts w:hint="eastAsia"/>
            <w:lang w:eastAsia="ko-KR"/>
          </w:rPr>
          <w:t>에</w:t>
        </w:r>
        <w:r w:rsidR="00EC3990">
          <w:rPr>
            <w:rFonts w:hint="eastAsia"/>
            <w:lang w:eastAsia="ko-KR"/>
          </w:rPr>
          <w:t xml:space="preserve"> </w:t>
        </w:r>
        <w:r w:rsidR="00EC3990">
          <w:rPr>
            <w:rFonts w:hint="eastAsia"/>
            <w:lang w:eastAsia="ko-KR"/>
          </w:rPr>
          <w:t>대해</w:t>
        </w:r>
      </w:ins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rFonts w:hint="eastAsia"/>
          <w:lang w:eastAsia="ko-KR"/>
        </w:rPr>
        <w:t>루면서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>.</w:t>
      </w:r>
    </w:p>
    <w:p w14:paraId="6609B3E3" w14:textId="77777777" w:rsidR="009750EE" w:rsidRDefault="00470BC4">
      <w:pPr>
        <w:pStyle w:val="2"/>
        <w:rPr>
          <w:lang w:eastAsia="ko-KR"/>
        </w:rPr>
      </w:pPr>
      <w:bookmarkStart w:id="46" w:name="웹-개발"/>
      <w:bookmarkEnd w:id="46"/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</w:p>
    <w:p w14:paraId="1D46EADA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웹</w:t>
      </w:r>
      <w:r>
        <w:rPr>
          <w:lang w:eastAsia="ko-KR"/>
        </w:rPr>
        <w:t>/</w:t>
      </w:r>
      <w:r>
        <w:rPr>
          <w:lang w:eastAsia="ko-KR"/>
        </w:rPr>
        <w:t>엔터프라이즈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개발자들도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이점을</w:t>
      </w:r>
      <w:r>
        <w:rPr>
          <w:lang w:eastAsia="ko-KR"/>
        </w:rPr>
        <w:t xml:space="preserve"> </w:t>
      </w:r>
      <w:r>
        <w:rPr>
          <w:lang w:eastAsia="ko-KR"/>
        </w:rPr>
        <w:t>살릴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스프링</w:t>
      </w:r>
      <w:r>
        <w:rPr>
          <w:lang w:eastAsia="ko-KR"/>
        </w:rPr>
        <w:t xml:space="preserve"> 5.0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Vert.x</w:t>
      </w:r>
      <w:proofErr w:type="spellEnd"/>
      <w:r>
        <w:rPr>
          <w:lang w:eastAsia="ko-KR"/>
        </w:rPr>
        <w:t xml:space="preserve"> 3.0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프레임워크들은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코틀린다운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코틀린용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순수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해법을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</w:t>
      </w:r>
      <w:r>
        <w:rPr>
          <w:lang w:eastAsia="ko-KR"/>
        </w:rPr>
        <w:t>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4AC6970" w14:textId="77777777" w:rsidR="009750EE" w:rsidRDefault="00470BC4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Ktor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비동기</w:t>
      </w:r>
      <w:r>
        <w:rPr>
          <w:lang w:eastAsia="ko-KR"/>
        </w:rPr>
        <w:t xml:space="preserve"> </w:t>
      </w:r>
      <w:r>
        <w:rPr>
          <w:lang w:eastAsia="ko-KR"/>
        </w:rPr>
        <w:t>서버와</w:t>
      </w:r>
      <w:r>
        <w:rPr>
          <w:lang w:eastAsia="ko-KR"/>
        </w:rPr>
        <w:t xml:space="preserve"> </w:t>
      </w:r>
      <w:r>
        <w:rPr>
          <w:lang w:eastAsia="ko-KR"/>
        </w:rPr>
        <w:t>클라이언트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작성을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프레임워크다</w:t>
      </w:r>
      <w:r>
        <w:rPr>
          <w:lang w:eastAsia="ko-KR"/>
        </w:rPr>
        <w:t>.</w:t>
      </w:r>
    </w:p>
    <w:p w14:paraId="2555C907" w14:textId="77777777" w:rsidR="009750EE" w:rsidRDefault="00470BC4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rStyle w:val="VerbatimChar"/>
          <w:lang w:eastAsia="ko-KR"/>
        </w:rPr>
        <w:t>kotlinx.html</w:t>
      </w:r>
      <w:r>
        <w:rPr>
          <w:lang w:eastAsia="ko-KR"/>
        </w:rPr>
        <w:t>은</w:t>
      </w:r>
      <w:r>
        <w:rPr>
          <w:lang w:eastAsia="ko-KR"/>
        </w:rPr>
        <w:t xml:space="preserve"> HTML </w:t>
      </w:r>
      <w:r>
        <w:rPr>
          <w:lang w:eastAsia="ko-KR"/>
        </w:rPr>
        <w:t>문서를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DSL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14:paraId="670DD520" w14:textId="77777777" w:rsidR="009750EE" w:rsidRDefault="00470BC4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코데인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Kodein</w:t>
      </w:r>
      <w:proofErr w:type="spellEnd"/>
      <w:r>
        <w:rPr>
          <w:lang w:eastAsia="ko-KR"/>
        </w:rPr>
        <w:t>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의존관계</w:t>
      </w:r>
      <w:r>
        <w:rPr>
          <w:lang w:eastAsia="ko-KR"/>
        </w:rPr>
        <w:t xml:space="preserve"> </w:t>
      </w:r>
      <w:r>
        <w:rPr>
          <w:lang w:eastAsia="ko-KR"/>
        </w:rPr>
        <w:t>주입</w:t>
      </w:r>
      <w:r>
        <w:rPr>
          <w:lang w:eastAsia="ko-KR"/>
        </w:rPr>
        <w:t xml:space="preserve"> </w:t>
      </w:r>
      <w:r>
        <w:rPr>
          <w:lang w:eastAsia="ko-KR"/>
        </w:rPr>
        <w:t>프레임워크다</w:t>
      </w:r>
      <w:r>
        <w:rPr>
          <w:lang w:eastAsia="ko-KR"/>
        </w:rPr>
        <w:t>.</w:t>
      </w:r>
    </w:p>
    <w:p w14:paraId="18B626B0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>16</w:t>
      </w:r>
      <w:r>
        <w:rPr>
          <w:lang w:eastAsia="ko-KR"/>
        </w:rPr>
        <w:t>장과</w:t>
      </w:r>
      <w:r>
        <w:rPr>
          <w:lang w:eastAsia="ko-KR"/>
        </w:rPr>
        <w:t xml:space="preserve"> 17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Ktor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애플리케이션과</w:t>
      </w:r>
      <w:r>
        <w:rPr>
          <w:lang w:eastAsia="ko-KR"/>
        </w:rPr>
        <w:t xml:space="preserve"> </w:t>
      </w:r>
      <w:r>
        <w:rPr>
          <w:lang w:eastAsia="ko-KR"/>
        </w:rPr>
        <w:t>스프링</w:t>
      </w:r>
      <w:r>
        <w:rPr>
          <w:lang w:eastAsia="ko-KR"/>
        </w:rPr>
        <w:t xml:space="preserve"> </w:t>
      </w:r>
      <w:r>
        <w:rPr>
          <w:lang w:eastAsia="ko-KR"/>
        </w:rPr>
        <w:t>부트를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마이크로서비스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사항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다</w:t>
      </w:r>
      <w:r>
        <w:rPr>
          <w:rFonts w:hint="eastAsia"/>
          <w:lang w:eastAsia="ko-KR"/>
        </w:rPr>
        <w:t>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1EF6DD4B" w14:textId="77777777" w:rsidR="009750EE" w:rsidRDefault="00470BC4">
      <w:pPr>
        <w:pStyle w:val="2"/>
        <w:rPr>
          <w:lang w:eastAsia="ko-KR"/>
        </w:rPr>
      </w:pPr>
      <w:bookmarkStart w:id="47" w:name="코틀린-시작하기"/>
      <w:bookmarkEnd w:id="47"/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시작하</w:t>
      </w:r>
      <w:commentRangeStart w:id="48"/>
      <w:commentRangeStart w:id="49"/>
      <w:r>
        <w:rPr>
          <w:lang w:eastAsia="ko-KR"/>
        </w:rPr>
        <w:t>기</w:t>
      </w:r>
      <w:commentRangeEnd w:id="48"/>
      <w:r w:rsidR="004F069F">
        <w:rPr>
          <w:rStyle w:val="ad"/>
          <w:rFonts w:ascii="Arial" w:eastAsia="맑은 고딕" w:hAnsi="Arial" w:cs="맑은 고딕"/>
          <w:b w:val="0"/>
          <w:bCs w:val="0"/>
          <w:color w:val="auto"/>
        </w:rPr>
        <w:commentReference w:id="48"/>
      </w:r>
      <w:commentRangeEnd w:id="49"/>
      <w:r w:rsidR="00B9526F">
        <w:rPr>
          <w:rStyle w:val="ad"/>
          <w:rFonts w:ascii="Arial" w:eastAsia="맑은 고딕" w:hAnsi="Arial" w:cs="맑은 고딕"/>
          <w:b w:val="0"/>
          <w:bCs w:val="0"/>
          <w:color w:val="auto"/>
        </w:rPr>
        <w:commentReference w:id="49"/>
      </w:r>
    </w:p>
    <w:p w14:paraId="7F94584A" w14:textId="77777777" w:rsidR="009750EE" w:rsidRDefault="00470BC4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지금까지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생태계에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rFonts w:hint="eastAsia"/>
          <w:lang w:eastAsia="ko-KR"/>
        </w:rPr>
        <w:t>아보았다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탐구하기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작업</w:t>
      </w:r>
      <w:r>
        <w:rPr>
          <w:lang w:eastAsia="ko-KR"/>
        </w:rPr>
        <w:t xml:space="preserve"> </w:t>
      </w:r>
      <w:r>
        <w:rPr>
          <w:lang w:eastAsia="ko-KR"/>
        </w:rPr>
        <w:t>환경을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설정하느냐</w:t>
      </w:r>
      <w:r>
        <w:rPr>
          <w:rFonts w:hint="eastAsia"/>
          <w:lang w:eastAsia="ko-KR"/>
        </w:rPr>
        <w:t>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남았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90C0B1C" w14:textId="77777777" w:rsidR="009750EE" w:rsidRDefault="00470BC4">
      <w:pPr>
        <w:pStyle w:val="3"/>
        <w:rPr>
          <w:lang w:eastAsia="ko-KR"/>
        </w:rPr>
      </w:pPr>
      <w:bookmarkStart w:id="50" w:name="인텔리j-프로젝트-설정하기"/>
      <w:bookmarkEnd w:id="50"/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</w:p>
    <w:p w14:paraId="5E1337AB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</w:t>
      </w:r>
      <w:r>
        <w:rPr>
          <w:rFonts w:hint="eastAsia"/>
          <w:lang w:eastAsia="ko-KR"/>
        </w:rPr>
        <w:t>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IDE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편집기에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lang w:eastAsia="ko-KR"/>
        </w:rPr>
        <w:t>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있지는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선택하느냐</w:t>
      </w:r>
      <w:r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개발자의</w:t>
      </w:r>
      <w:r>
        <w:rPr>
          <w:lang w:eastAsia="ko-KR"/>
        </w:rPr>
        <w:t xml:space="preserve"> </w:t>
      </w:r>
      <w:r>
        <w:rPr>
          <w:lang w:eastAsia="ko-KR"/>
        </w:rPr>
        <w:t>생산성에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미</w:t>
      </w:r>
      <w:r>
        <w:rPr>
          <w:rFonts w:hint="eastAsia"/>
          <w:lang w:eastAsia="ko-KR"/>
        </w:rPr>
        <w:t>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현재</w:t>
      </w:r>
      <w:r w:rsidR="00BC4247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플랫폼이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생명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강력하고</w:t>
      </w:r>
      <w:r>
        <w:rPr>
          <w:lang w:eastAsia="ko-KR"/>
        </w:rPr>
        <w:t xml:space="preserve"> </w:t>
      </w:r>
      <w:r>
        <w:rPr>
          <w:lang w:eastAsia="ko-KR"/>
        </w:rPr>
        <w:t>종합적으로</w:t>
      </w:r>
      <w:r>
        <w:rPr>
          <w:lang w:eastAsia="ko-KR"/>
        </w:rPr>
        <w:t xml:space="preserve"> </w:t>
      </w:r>
      <w:r>
        <w:rPr>
          <w:lang w:eastAsia="ko-KR"/>
        </w:rPr>
        <w:t>지원해준다</w:t>
      </w:r>
      <w:r>
        <w:rPr>
          <w:lang w:eastAsia="ko-KR"/>
        </w:rPr>
        <w:t xml:space="preserve">.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IDE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자체와</w:t>
      </w:r>
      <w:r>
        <w:rPr>
          <w:lang w:eastAsia="ko-KR"/>
        </w:rPr>
        <w:t xml:space="preserve"> </w:t>
      </w:r>
      <w:r>
        <w:rPr>
          <w:lang w:eastAsia="ko-KR"/>
        </w:rPr>
        <w:t>밀접한</w:t>
      </w:r>
      <w:r>
        <w:rPr>
          <w:lang w:eastAsia="ko-KR"/>
        </w:rPr>
        <w:t xml:space="preserve"> </w:t>
      </w:r>
      <w:r>
        <w:rPr>
          <w:lang w:eastAsia="ko-KR"/>
        </w:rPr>
        <w:t>연관을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개발되어</w:t>
      </w:r>
      <w:r>
        <w:rPr>
          <w:lang w:eastAsia="ko-KR"/>
        </w:rPr>
        <w:t xml:space="preserve"> </w:t>
      </w:r>
      <w:r>
        <w:rPr>
          <w:lang w:eastAsia="ko-KR"/>
        </w:rPr>
        <w:t>왔으며</w:t>
      </w:r>
      <w:r>
        <w:rPr>
          <w:lang w:eastAsia="ko-KR"/>
        </w:rPr>
        <w:t xml:space="preserve">,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최신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사항을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반영한다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이유로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rFonts w:hint="eastAsia"/>
          <w:lang w:eastAsia="ko-KR"/>
        </w:rPr>
        <w:t>하기를</w:t>
      </w:r>
      <w:r>
        <w:rPr>
          <w:lang w:eastAsia="ko-KR"/>
        </w:rPr>
        <w:t xml:space="preserve"> </w:t>
      </w:r>
      <w:r>
        <w:rPr>
          <w:lang w:eastAsia="ko-KR"/>
        </w:rPr>
        <w:t>권장하며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예제에서도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224B76C3" w14:textId="45DFF7CD" w:rsidR="009750EE" w:rsidRDefault="00470BC4">
      <w:pPr>
        <w:pStyle w:val="a0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 IDEA 15</w:t>
      </w:r>
      <w:r>
        <w:rPr>
          <w:lang w:eastAsia="ko-KR"/>
        </w:rPr>
        <w:t>부터</w:t>
      </w:r>
      <w:r>
        <w:rPr>
          <w:lang w:eastAsia="ko-KR"/>
        </w:rPr>
        <w:t xml:space="preserve"> IDE </w:t>
      </w:r>
      <w:r>
        <w:rPr>
          <w:lang w:eastAsia="ko-KR"/>
        </w:rPr>
        <w:t>배포판에</w:t>
      </w:r>
      <w:r>
        <w:rPr>
          <w:lang w:eastAsia="ko-KR"/>
        </w:rPr>
        <w:t xml:space="preserve"> </w:t>
      </w:r>
      <w:proofErr w:type="spellStart"/>
      <w:r w:rsidR="000D0560">
        <w:rPr>
          <w:lang w:eastAsia="ko-KR"/>
        </w:rPr>
        <w:t>코틀린</w:t>
      </w:r>
      <w:proofErr w:type="spellEnd"/>
      <w:r w:rsidR="000D0560">
        <w:rPr>
          <w:lang w:eastAsia="ko-KR"/>
        </w:rPr>
        <w:t xml:space="preserve"> </w:t>
      </w:r>
      <w:r w:rsidR="000D0560">
        <w:rPr>
          <w:lang w:eastAsia="ko-KR"/>
        </w:rPr>
        <w:t>지원이</w:t>
      </w:r>
      <w:r w:rsidR="000D0560"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포함되어</w:t>
      </w:r>
      <w:r>
        <w:rPr>
          <w:lang w:eastAsia="ko-KR"/>
        </w:rPr>
        <w:t xml:space="preserve"> </w:t>
      </w:r>
      <w:r>
        <w:rPr>
          <w:lang w:eastAsia="ko-KR"/>
        </w:rPr>
        <w:t>있으므로</w:t>
      </w:r>
      <w:r>
        <w:rPr>
          <w:lang w:eastAsia="ko-KR"/>
        </w:rPr>
        <w:t xml:space="preserve">, </w:t>
      </w:r>
      <w:proofErr w:type="spellStart"/>
      <w:r w:rsidR="000D0560">
        <w:rPr>
          <w:rFonts w:hint="eastAsia"/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시작하기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 w:rsidR="000D0560">
        <w:rPr>
          <w:rFonts w:hint="eastAsia"/>
          <w:lang w:eastAsia="ko-KR"/>
        </w:rPr>
        <w:t>설치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2021</w:t>
      </w:r>
      <w:r>
        <w:rPr>
          <w:lang w:eastAsia="ko-KR"/>
        </w:rPr>
        <w:t>년</w:t>
      </w:r>
      <w:r>
        <w:rPr>
          <w:lang w:eastAsia="ko-KR"/>
        </w:rPr>
        <w:t xml:space="preserve"> 4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말에</w:t>
      </w:r>
      <w:r>
        <w:rPr>
          <w:lang w:eastAsia="ko-KR"/>
        </w:rPr>
        <w:t xml:space="preserve"> </w:t>
      </w:r>
      <w:r>
        <w:rPr>
          <w:lang w:eastAsia="ko-KR"/>
        </w:rPr>
        <w:t>배포된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 IDEA 2021.1.</w:t>
      </w:r>
      <w:ins w:id="51" w:author="Joyce Lee" w:date="2021-06-14T09:57:00Z">
        <w:r w:rsidR="00E559C5">
          <w:rPr>
            <w:lang w:eastAsia="ko-KR"/>
          </w:rPr>
          <w:t>2</w:t>
        </w:r>
      </w:ins>
      <w:del w:id="52" w:author="Joyce Lee" w:date="2021-06-14T09:57:00Z">
        <w:r w:rsidDel="00E559C5">
          <w:rPr>
            <w:lang w:eastAsia="ko-KR"/>
          </w:rPr>
          <w:delText>1</w:delText>
        </w:r>
      </w:del>
      <w:ins w:id="53" w:author="Joyce Lee" w:date="2021-06-14T09:57:00Z">
        <w:r w:rsidR="00E559C5">
          <w:rPr>
            <w:rFonts w:hint="eastAsia"/>
            <w:lang w:eastAsia="ko-KR"/>
          </w:rPr>
          <w:t>를</w:t>
        </w:r>
      </w:ins>
      <w:del w:id="54" w:author="Joyce Lee" w:date="2021-06-14T09:57:00Z">
        <w:r w:rsidDel="00E559C5">
          <w:rPr>
            <w:lang w:eastAsia="ko-KR"/>
          </w:rPr>
          <w:delText>을</w:delText>
        </w:r>
      </w:del>
      <w:r>
        <w:rPr>
          <w:lang w:eastAsia="ko-KR"/>
        </w:rPr>
        <w:t xml:space="preserve"> </w:t>
      </w:r>
      <w:r>
        <w:rPr>
          <w:lang w:eastAsia="ko-KR"/>
        </w:rPr>
        <w:t>기본으로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4417CFEF" w14:textId="6FFE469B" w:rsidR="009750EE" w:rsidRDefault="00470BC4">
      <w:pPr>
        <w:pStyle w:val="a0"/>
        <w:rPr>
          <w:lang w:eastAsia="ko-KR"/>
        </w:rPr>
      </w:pPr>
      <w:r>
        <w:rPr>
          <w:lang w:eastAsia="ko-KR"/>
        </w:rPr>
        <w:t>IDEA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설치하지</w:t>
      </w:r>
      <w:r>
        <w:rPr>
          <w:lang w:eastAsia="ko-KR"/>
        </w:rPr>
        <w:t xml:space="preserve"> </w:t>
      </w:r>
      <w:r>
        <w:rPr>
          <w:lang w:eastAsia="ko-KR"/>
        </w:rPr>
        <w:t>않았다면</w:t>
      </w:r>
      <w:r>
        <w:rPr>
          <w:lang w:eastAsia="ko-KR"/>
        </w:rPr>
        <w:t xml:space="preserve"> </w:t>
      </w:r>
      <w:r>
        <w:rPr>
          <w:lang w:eastAsia="ko-KR"/>
        </w:rPr>
        <w:t>최종</w:t>
      </w:r>
      <w:r>
        <w:rPr>
          <w:lang w:eastAsia="ko-KR"/>
        </w:rPr>
        <w:t xml:space="preserve">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 w:rsidR="000D0560">
        <w:rPr>
          <w:lang w:eastAsia="ko-KR"/>
        </w:rPr>
        <w:t>www.jetbrains.com/idea/download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 w:rsidR="000D0560">
        <w:rPr>
          <w:rFonts w:hint="eastAsia"/>
          <w:lang w:eastAsia="ko-KR"/>
        </w:rPr>
        <w:t>내려받아</w:t>
      </w:r>
      <w:proofErr w:type="spellEnd"/>
      <w:ins w:id="55" w:author="Joyce Lee" w:date="2021-06-14T09:53:00Z">
        <w:r w:rsidR="00B9526F">
          <w:rPr>
            <w:rFonts w:hint="eastAsia"/>
            <w:lang w:eastAsia="ko-KR"/>
          </w:rPr>
          <w:t>(</w:t>
        </w:r>
        <w:r w:rsidR="00B9526F">
          <w:rPr>
            <w:rFonts w:hint="eastAsia"/>
            <w:lang w:eastAsia="ko-KR"/>
          </w:rPr>
          <w:t>그림</w:t>
        </w:r>
        <w:r w:rsidR="00B9526F">
          <w:rPr>
            <w:rFonts w:hint="eastAsia"/>
            <w:lang w:eastAsia="ko-KR"/>
          </w:rPr>
          <w:t xml:space="preserve"> </w:t>
        </w:r>
        <w:r w:rsidR="00B9526F">
          <w:rPr>
            <w:lang w:eastAsia="ko-KR"/>
          </w:rPr>
          <w:t>1.1</w:t>
        </w:r>
        <w:proofErr w:type="gramStart"/>
        <w:r w:rsidR="00B9526F">
          <w:rPr>
            <w:lang w:eastAsia="ko-KR"/>
          </w:rPr>
          <w:t xml:space="preserve">) </w:t>
        </w:r>
      </w:ins>
      <w:r>
        <w:rPr>
          <w:lang w:eastAsia="ko-KR"/>
        </w:rPr>
        <w:t xml:space="preserve"> https://www.jetbrains.com/help/idea/installation-guide.html</w:t>
      </w:r>
      <w:proofErr w:type="gramEnd"/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설치하라</w:t>
      </w:r>
      <w:r>
        <w:rPr>
          <w:lang w:eastAsia="ko-KR"/>
        </w:rPr>
        <w:t>. IDEA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에디션이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커뮤니티</w:t>
      </w:r>
      <w:r>
        <w:rPr>
          <w:lang w:eastAsia="ko-KR"/>
        </w:rPr>
        <w:t xml:space="preserve">(Community) </w:t>
      </w:r>
      <w:r>
        <w:rPr>
          <w:lang w:eastAsia="ko-KR"/>
        </w:rPr>
        <w:t>에디션은</w:t>
      </w:r>
      <w:r>
        <w:rPr>
          <w:lang w:eastAsia="ko-KR"/>
        </w:rPr>
        <w:t xml:space="preserve"> </w:t>
      </w:r>
      <w:r>
        <w:rPr>
          <w:lang w:eastAsia="ko-KR"/>
        </w:rPr>
        <w:t>무료</w:t>
      </w:r>
      <w:r>
        <w:rPr>
          <w:lang w:eastAsia="ko-KR"/>
        </w:rPr>
        <w:t xml:space="preserve"> </w:t>
      </w:r>
      <w:r>
        <w:rPr>
          <w:lang w:eastAsia="ko-KR"/>
        </w:rPr>
        <w:t>오픈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버전이며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얼티밋</w:t>
      </w:r>
      <w:proofErr w:type="spellEnd"/>
      <w:r>
        <w:rPr>
          <w:lang w:eastAsia="ko-KR"/>
        </w:rPr>
        <w:t>(Ultimate)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상업적으로</w:t>
      </w:r>
      <w:r>
        <w:rPr>
          <w:lang w:eastAsia="ko-KR"/>
        </w:rPr>
        <w:t xml:space="preserve"> </w:t>
      </w:r>
      <w:r>
        <w:rPr>
          <w:lang w:eastAsia="ko-KR"/>
        </w:rPr>
        <w:t>판매되는</w:t>
      </w:r>
      <w:r>
        <w:rPr>
          <w:lang w:eastAsia="ko-KR"/>
        </w:rPr>
        <w:t xml:space="preserve"> </w:t>
      </w:r>
      <w:r>
        <w:rPr>
          <w:lang w:eastAsia="ko-KR"/>
        </w:rPr>
        <w:t>버전이다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얼티밋이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웹과</w:t>
      </w:r>
      <w:r>
        <w:rPr>
          <w:lang w:eastAsia="ko-KR"/>
        </w:rPr>
        <w:t xml:space="preserve"> </w:t>
      </w:r>
      <w:r>
        <w:rPr>
          <w:lang w:eastAsia="ko-KR"/>
        </w:rPr>
        <w:t>엔터프라이즈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관계된</w:t>
      </w:r>
      <w:r>
        <w:rPr>
          <w:lang w:eastAsia="ko-KR"/>
        </w:rPr>
        <w:t xml:space="preserve"> </w:t>
      </w:r>
      <w:proofErr w:type="spellStart"/>
      <w:r w:rsidR="000D0560">
        <w:rPr>
          <w:rFonts w:hint="eastAsia"/>
          <w:lang w:eastAsia="ko-KR"/>
        </w:rPr>
        <w:t>기능</w:t>
      </w:r>
      <w:r w:rsidR="000D0560">
        <w:rPr>
          <w:lang w:eastAsia="ko-KR"/>
        </w:rPr>
        <w:t>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기능까지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자세한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페이지에서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얼티밋이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없으므로</w:t>
      </w:r>
      <w:r>
        <w:rPr>
          <w:lang w:eastAsia="ko-KR"/>
        </w:rPr>
        <w:t xml:space="preserve"> IDEA </w:t>
      </w:r>
      <w:r>
        <w:rPr>
          <w:lang w:eastAsia="ko-KR"/>
        </w:rPr>
        <w:t>커뮤니티</w:t>
      </w:r>
      <w:r>
        <w:rPr>
          <w:lang w:eastAsia="ko-KR"/>
        </w:rPr>
        <w:t xml:space="preserve"> </w:t>
      </w:r>
      <w:r>
        <w:rPr>
          <w:lang w:eastAsia="ko-KR"/>
        </w:rPr>
        <w:t>버전으로도</w:t>
      </w:r>
      <w:r>
        <w:rPr>
          <w:lang w:eastAsia="ko-KR"/>
        </w:rPr>
        <w:t xml:space="preserve"> </w:t>
      </w:r>
      <w:r>
        <w:rPr>
          <w:lang w:eastAsia="ko-KR"/>
        </w:rPr>
        <w:t>충분하다</w:t>
      </w:r>
      <w:r>
        <w:rPr>
          <w:lang w:eastAsia="ko-KR"/>
        </w:rPr>
        <w:t>.</w:t>
      </w:r>
    </w:p>
    <w:p w14:paraId="6090ED66" w14:textId="77777777" w:rsidR="004F069F" w:rsidRDefault="004F069F">
      <w:pPr>
        <w:pStyle w:val="a0"/>
        <w:rPr>
          <w:lang w:eastAsia="ko-KR"/>
        </w:rPr>
      </w:pPr>
    </w:p>
    <w:p w14:paraId="32F03946" w14:textId="6E54BC4F" w:rsidR="004F069F" w:rsidRDefault="0025393A" w:rsidP="0025393A">
      <w:pPr>
        <w:pStyle w:val="a0"/>
        <w:rPr>
          <w:lang w:eastAsia="ko-KR"/>
        </w:rPr>
      </w:pPr>
      <w:del w:id="56" w:author="Joyce Lee" w:date="2021-06-14T09:53:00Z">
        <w:r w:rsidDel="00B9526F">
          <w:rPr>
            <w:rFonts w:hint="eastAsia"/>
            <w:lang w:eastAsia="ko-KR"/>
          </w:rPr>
          <w:delText>&lt;</w:delText>
        </w:r>
        <w:r w:rsidDel="00B9526F">
          <w:rPr>
            <w:rFonts w:hint="eastAsia"/>
            <w:lang w:eastAsia="ko-KR"/>
          </w:rPr>
          <w:delText>추가</w:delText>
        </w:r>
        <w:r w:rsidDel="00B9526F">
          <w:rPr>
            <w:rFonts w:hint="eastAsia"/>
            <w:lang w:eastAsia="ko-KR"/>
          </w:rPr>
          <w:delText xml:space="preserve"> </w:delText>
        </w:r>
        <w:r w:rsidDel="00B9526F">
          <w:rPr>
            <w:rFonts w:hint="eastAsia"/>
            <w:lang w:eastAsia="ko-KR"/>
          </w:rPr>
          <w:delText>그림</w:delText>
        </w:r>
        <w:r w:rsidDel="00B9526F">
          <w:rPr>
            <w:rFonts w:hint="eastAsia"/>
            <w:lang w:eastAsia="ko-KR"/>
          </w:rPr>
          <w:delText xml:space="preserve"> &gt;</w:delText>
        </w:r>
      </w:del>
      <w:ins w:id="57" w:author="Joyce Lee" w:date="2021-06-14T09:53:00Z">
        <w:r w:rsidR="00B9526F">
          <w:rPr>
            <w:rFonts w:hint="eastAsia"/>
            <w:lang w:eastAsia="ko-KR"/>
          </w:rPr>
          <w:t>그림</w:t>
        </w:r>
        <w:r w:rsidR="00B9526F">
          <w:rPr>
            <w:rFonts w:hint="eastAsia"/>
            <w:lang w:eastAsia="ko-KR"/>
          </w:rPr>
          <w:t xml:space="preserve"> </w:t>
        </w:r>
        <w:r w:rsidR="00B9526F">
          <w:rPr>
            <w:lang w:eastAsia="ko-KR"/>
          </w:rPr>
          <w:t>1.1</w:t>
        </w:r>
      </w:ins>
      <w:r w:rsidR="004F069F">
        <w:rPr>
          <w:rFonts w:hint="eastAsia"/>
          <w:lang w:eastAsia="ko-KR"/>
        </w:rPr>
        <w:t xml:space="preserve"> </w:t>
      </w:r>
      <w:r w:rsidR="004F069F">
        <w:rPr>
          <w:lang w:eastAsia="ko-KR"/>
        </w:rPr>
        <w:t>인텔리</w:t>
      </w:r>
      <w:r w:rsidR="004F069F">
        <w:rPr>
          <w:lang w:eastAsia="ko-KR"/>
        </w:rPr>
        <w:t>J IDEA</w:t>
      </w:r>
      <w:r w:rsidR="004F069F">
        <w:rPr>
          <w:lang w:eastAsia="ko-KR"/>
        </w:rPr>
        <w:t>다운로드</w:t>
      </w:r>
      <w:r w:rsidR="004F069F">
        <w:rPr>
          <w:lang w:eastAsia="ko-KR"/>
        </w:rPr>
        <w:t xml:space="preserve"> </w:t>
      </w:r>
      <w:r w:rsidR="004F069F">
        <w:rPr>
          <w:lang w:eastAsia="ko-KR"/>
        </w:rPr>
        <w:t>페이지</w:t>
      </w:r>
    </w:p>
    <w:p w14:paraId="44D1F664" w14:textId="77777777" w:rsidR="004F069F" w:rsidRDefault="004F069F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447B43" wp14:editId="66398E75">
            <wp:extent cx="5731510" cy="250753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A80" w14:textId="3AB9D571" w:rsidR="009750EE" w:rsidRDefault="00470BC4">
      <w:pPr>
        <w:pStyle w:val="a0"/>
        <w:rPr>
          <w:ins w:id="58" w:author="Joyce Lee" w:date="2021-06-14T09:51:00Z"/>
          <w:lang w:eastAsia="ko-KR"/>
        </w:rPr>
      </w:pPr>
      <w:r>
        <w:rPr>
          <w:lang w:eastAsia="ko-KR"/>
        </w:rPr>
        <w:lastRenderedPageBreak/>
        <w:t>인텔리</w:t>
      </w:r>
      <w:r>
        <w:rPr>
          <w:lang w:eastAsia="ko-KR"/>
        </w:rPr>
        <w:t>J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 w:rsidR="00C43CBB">
        <w:rPr>
          <w:lang w:eastAsia="ko-KR"/>
        </w:rPr>
        <w:t>프로젝트를</w:t>
      </w:r>
      <w:r w:rsidR="00C43CBB">
        <w:rPr>
          <w:lang w:eastAsia="ko-KR"/>
        </w:rPr>
        <w:t xml:space="preserve"> </w:t>
      </w:r>
      <w:r>
        <w:rPr>
          <w:lang w:eastAsia="ko-KR"/>
        </w:rPr>
        <w:t>열어본</w:t>
      </w:r>
      <w:r>
        <w:rPr>
          <w:lang w:eastAsia="ko-KR"/>
        </w:rPr>
        <w:t xml:space="preserve"> </w:t>
      </w:r>
      <w:r>
        <w:rPr>
          <w:lang w:eastAsia="ko-KR"/>
        </w:rPr>
        <w:t>적이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lang w:eastAsia="ko-KR"/>
        </w:rPr>
        <w:t>시작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환영</w:t>
      </w:r>
      <w:r>
        <w:rPr>
          <w:lang w:eastAsia="ko-KR"/>
        </w:rPr>
        <w:t xml:space="preserve"> </w:t>
      </w:r>
      <w:r>
        <w:rPr>
          <w:lang w:eastAsia="ko-KR"/>
        </w:rPr>
        <w:t>창에서</w:t>
      </w:r>
      <w:r>
        <w:rPr>
          <w:lang w:eastAsia="ko-KR"/>
        </w:rPr>
        <w:t xml:space="preserve"> "New Project"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ins w:id="59" w:author="Joyce Lee" w:date="2021-06-14T09:51:00Z">
        <w:r w:rsidR="00B9526F">
          <w:rPr>
            <w:rFonts w:hint="eastAsia"/>
            <w:lang w:eastAsia="ko-KR"/>
          </w:rPr>
          <w:t>(</w:t>
        </w:r>
        <w:r w:rsidR="00B9526F">
          <w:rPr>
            <w:rFonts w:hint="eastAsia"/>
            <w:lang w:eastAsia="ko-KR"/>
          </w:rPr>
          <w:t>그림</w:t>
        </w:r>
        <w:r w:rsidR="00B9526F">
          <w:rPr>
            <w:rFonts w:hint="eastAsia"/>
            <w:lang w:eastAsia="ko-KR"/>
          </w:rPr>
          <w:t xml:space="preserve"> </w:t>
        </w:r>
        <w:r w:rsidR="00B9526F">
          <w:rPr>
            <w:lang w:eastAsia="ko-KR"/>
          </w:rPr>
          <w:t>1.</w:t>
        </w:r>
      </w:ins>
      <w:ins w:id="60" w:author="Joyce Lee" w:date="2021-06-14T09:53:00Z">
        <w:r w:rsidR="00B9526F">
          <w:rPr>
            <w:lang w:eastAsia="ko-KR"/>
          </w:rPr>
          <w:t>2</w:t>
        </w:r>
      </w:ins>
      <w:ins w:id="61" w:author="Joyce Lee" w:date="2021-06-14T09:51:00Z">
        <w:r w:rsidR="00B9526F">
          <w:rPr>
            <w:lang w:eastAsia="ko-KR"/>
          </w:rPr>
          <w:t>)</w:t>
        </w:r>
      </w:ins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마법사를</w:t>
      </w:r>
      <w:r>
        <w:rPr>
          <w:lang w:eastAsia="ko-KR"/>
        </w:rPr>
        <w:t xml:space="preserve"> </w:t>
      </w:r>
      <w:r>
        <w:rPr>
          <w:lang w:eastAsia="ko-KR"/>
        </w:rPr>
        <w:t>시작한다</w:t>
      </w:r>
      <w:r>
        <w:rPr>
          <w:lang w:eastAsia="ko-KR"/>
        </w:rPr>
        <w:t xml:space="preserve">. </w:t>
      </w:r>
      <w:r w:rsidR="00955999">
        <w:rPr>
          <w:rFonts w:hint="eastAsia"/>
          <w:lang w:eastAsia="ko-KR"/>
        </w:rPr>
        <w:t>아니</w:t>
      </w:r>
      <w:r>
        <w:rPr>
          <w:lang w:eastAsia="ko-KR"/>
        </w:rPr>
        <w:t>면</w:t>
      </w:r>
      <w:r>
        <w:rPr>
          <w:lang w:eastAsia="ko-KR"/>
        </w:rPr>
        <w:t xml:space="preserve"> </w:t>
      </w:r>
      <w:r>
        <w:rPr>
          <w:lang w:eastAsia="ko-KR"/>
        </w:rPr>
        <w:t>최근에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 w:rsidR="00C43CBB">
        <w:rPr>
          <w:rFonts w:hint="eastAsia"/>
          <w:lang w:eastAsia="ko-KR"/>
        </w:rPr>
        <w:t>를</w:t>
      </w:r>
      <w:r w:rsidR="00C43CBB">
        <w:rPr>
          <w:rFonts w:hint="eastAsia"/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File </w:t>
      </w:r>
      <w:r w:rsidR="00C43CBB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New </w:t>
      </w:r>
      <w:r w:rsidR="00C43CBB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Projet</w:t>
      </w:r>
      <w:proofErr w:type="spellEnd"/>
      <w:r>
        <w:rPr>
          <w:rStyle w:val="VerbatimChar"/>
          <w:lang w:eastAsia="ko-KR"/>
        </w:rPr>
        <w:t>...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lang w:eastAsia="ko-KR"/>
        </w:rPr>
        <w:t>선택하라</w:t>
      </w:r>
      <w:r>
        <w:rPr>
          <w:lang w:eastAsia="ko-KR"/>
        </w:rPr>
        <w:t>.</w:t>
      </w:r>
    </w:p>
    <w:p w14:paraId="7A6AE0A9" w14:textId="1ABCF749" w:rsidR="00B9526F" w:rsidRDefault="00B9526F" w:rsidP="00B9526F">
      <w:pPr>
        <w:pStyle w:val="a0"/>
        <w:rPr>
          <w:ins w:id="62" w:author="Joyce Lee" w:date="2021-06-14T09:51:00Z"/>
          <w:lang w:eastAsia="ko-KR"/>
        </w:rPr>
      </w:pPr>
      <w:ins w:id="63" w:author="Joyce Lee" w:date="2021-06-14T09:51:00Z">
        <w:r>
          <w:rPr>
            <w:rFonts w:hint="eastAsia"/>
            <w:lang w:eastAsia="ko-KR"/>
          </w:rPr>
          <w:t>그림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1.</w:t>
        </w:r>
      </w:ins>
      <w:ins w:id="64" w:author="Joyce Lee" w:date="2021-06-14T09:53:00Z">
        <w:r>
          <w:rPr>
            <w:lang w:eastAsia="ko-KR"/>
          </w:rPr>
          <w:t>2</w:t>
        </w:r>
      </w:ins>
      <w:ins w:id="65" w:author="Joyce Lee" w:date="2021-06-14T09:51:00Z"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인텔리</w:t>
        </w:r>
        <w:r>
          <w:rPr>
            <w:rFonts w:hint="eastAsia"/>
            <w:lang w:eastAsia="ko-KR"/>
          </w:rPr>
          <w:t>J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설치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최초</w:t>
        </w:r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실행시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환영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창</w:t>
        </w:r>
      </w:ins>
    </w:p>
    <w:p w14:paraId="7139AA14" w14:textId="77777777" w:rsidR="00B9526F" w:rsidRDefault="00B9526F" w:rsidP="00B9526F">
      <w:pPr>
        <w:pStyle w:val="a0"/>
        <w:rPr>
          <w:ins w:id="66" w:author="Joyce Lee" w:date="2021-06-14T09:51:00Z"/>
          <w:lang w:eastAsia="ko-KR"/>
        </w:rPr>
      </w:pPr>
      <w:ins w:id="67" w:author="Joyce Lee" w:date="2021-06-14T09:51:00Z">
        <w:r>
          <w:rPr>
            <w:noProof/>
            <w:lang w:eastAsia="ko-KR"/>
          </w:rPr>
          <w:drawing>
            <wp:inline distT="0" distB="0" distL="0" distR="0" wp14:anchorId="4C3EB6AE" wp14:editId="1DBF9F68">
              <wp:extent cx="5591175" cy="4216081"/>
              <wp:effectExtent l="0" t="0" r="0" b="0"/>
              <wp:docPr id="21" name="그림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02804" cy="4224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60BE21" w14:textId="133AB4BD" w:rsidR="00B9526F" w:rsidDel="00B9526F" w:rsidRDefault="00B9526F">
      <w:pPr>
        <w:pStyle w:val="a0"/>
        <w:rPr>
          <w:del w:id="68" w:author="Joyce Lee" w:date="2021-06-14T09:51:00Z"/>
          <w:lang w:eastAsia="ko-KR"/>
        </w:rPr>
      </w:pPr>
    </w:p>
    <w:p w14:paraId="29F957FA" w14:textId="42027F2E" w:rsidR="009750EE" w:rsidRDefault="00470BC4">
      <w:pPr>
        <w:pStyle w:val="a0"/>
        <w:rPr>
          <w:lang w:eastAsia="ko-KR"/>
        </w:rPr>
      </w:pP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유형은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 w:rsidR="00C43CBB">
        <w:rPr>
          <w:rFonts w:hint="eastAsia"/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창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사각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ins w:id="69" w:author="Joyce Lee" w:date="2021-06-14T10:01:00Z">
        <w:r w:rsidR="00410531">
          <w:rPr>
            <w:rFonts w:hint="eastAsia"/>
            <w:lang w:eastAsia="ko-KR"/>
          </w:rPr>
          <w:t>(</w:t>
        </w:r>
        <w:r w:rsidR="00410531">
          <w:rPr>
            <w:rFonts w:hint="eastAsia"/>
            <w:lang w:eastAsia="ko-KR"/>
          </w:rPr>
          <w:t>그림</w:t>
        </w:r>
        <w:r w:rsidR="00410531">
          <w:rPr>
            <w:rFonts w:hint="eastAsia"/>
            <w:lang w:eastAsia="ko-KR"/>
          </w:rPr>
          <w:t xml:space="preserve"> </w:t>
        </w:r>
        <w:r w:rsidR="00410531">
          <w:rPr>
            <w:lang w:eastAsia="ko-KR"/>
          </w:rPr>
          <w:t>1.3)</w:t>
        </w:r>
      </w:ins>
      <w:r>
        <w:rPr>
          <w:lang w:eastAsia="ko-KR"/>
        </w:rPr>
        <w:t xml:space="preserve">.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분류나</w:t>
      </w:r>
      <w:r>
        <w:rPr>
          <w:lang w:eastAsia="ko-KR"/>
        </w:rPr>
        <w:t xml:space="preserve"> </w:t>
      </w:r>
      <w:r>
        <w:rPr>
          <w:lang w:eastAsia="ko-KR"/>
        </w:rPr>
        <w:t>유형은</w:t>
      </w:r>
      <w:r>
        <w:rPr>
          <w:lang w:eastAsia="ko-KR"/>
        </w:rPr>
        <w:t xml:space="preserve"> </w:t>
      </w:r>
      <w:r w:rsidR="00C43CBB">
        <w:rPr>
          <w:lang w:eastAsia="ko-KR"/>
        </w:rPr>
        <w:t>설치한</w:t>
      </w:r>
      <w:r w:rsidR="00C43CBB">
        <w:rPr>
          <w:lang w:eastAsia="ko-KR"/>
        </w:rPr>
        <w:t xml:space="preserve"> </w:t>
      </w:r>
      <w:r w:rsidR="00C43CBB">
        <w:rPr>
          <w:lang w:eastAsia="ko-KR"/>
        </w:rPr>
        <w:t>플러그인에</w:t>
      </w:r>
      <w:r w:rsidR="00C43CBB">
        <w:rPr>
          <w:lang w:eastAsia="ko-KR"/>
        </w:rPr>
        <w:t xml:space="preserve"> </w:t>
      </w:r>
      <w:r w:rsidR="00C43CBB">
        <w:rPr>
          <w:lang w:eastAsia="ko-KR"/>
        </w:rPr>
        <w:t>따라</w:t>
      </w:r>
      <w:r w:rsidR="00C43CBB">
        <w:rPr>
          <w:lang w:eastAsia="ko-KR"/>
        </w:rPr>
        <w:t xml:space="preserve"> </w:t>
      </w:r>
      <w:r>
        <w:rPr>
          <w:lang w:eastAsia="ko-KR"/>
        </w:rPr>
        <w:t>다를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 w:rsidR="00C43CBB">
        <w:rPr>
          <w:rFonts w:hint="eastAsia"/>
          <w:lang w:eastAsia="ko-KR"/>
        </w:rPr>
        <w:t>다</w:t>
      </w:r>
      <w:r w:rsidR="00C43CBB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현재는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설치되어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분류에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 w:rsidR="00955999">
        <w:rPr>
          <w:rFonts w:hint="eastAsia"/>
          <w:lang w:eastAsia="ko-KR"/>
        </w:rPr>
        <w:t>주목하자</w:t>
      </w:r>
      <w:r>
        <w:rPr>
          <w:lang w:eastAsia="ko-KR"/>
        </w:rPr>
        <w:t xml:space="preserve">. </w:t>
      </w:r>
      <w:commentRangeStart w:id="70"/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영역에서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del w:id="71" w:author="Joyce Lee" w:date="2021-06-14T10:05:00Z">
        <w:r w:rsidDel="00A955A6">
          <w:rPr>
            <w:lang w:eastAsia="ko-KR"/>
          </w:rPr>
          <w:delText>다음과</w:delText>
        </w:r>
        <w:r w:rsidDel="00A955A6">
          <w:rPr>
            <w:lang w:eastAsia="ko-KR"/>
          </w:rPr>
          <w:delText xml:space="preserve"> </w:delText>
        </w:r>
      </w:del>
      <w:ins w:id="72" w:author="Joyce Lee" w:date="2021-06-14T10:05:00Z">
        <w:r w:rsidR="00A955A6">
          <w:rPr>
            <w:rFonts w:hint="eastAsia"/>
            <w:lang w:eastAsia="ko-KR"/>
          </w:rPr>
          <w:t>그림</w:t>
        </w:r>
        <w:r w:rsidR="00A955A6">
          <w:rPr>
            <w:rFonts w:hint="eastAsia"/>
            <w:lang w:eastAsia="ko-KR"/>
          </w:rPr>
          <w:t xml:space="preserve"> </w:t>
        </w:r>
        <w:r w:rsidR="00A955A6">
          <w:rPr>
            <w:lang w:eastAsia="ko-KR"/>
          </w:rPr>
          <w:t>1.4</w:t>
        </w:r>
        <w:r w:rsidR="00A955A6">
          <w:rPr>
            <w:rFonts w:hint="eastAsia"/>
            <w:lang w:eastAsia="ko-KR"/>
          </w:rPr>
          <w:t>와</w:t>
        </w:r>
        <w:r w:rsidR="00A955A6">
          <w:rPr>
            <w:rFonts w:hint="eastAsia"/>
            <w:lang w:eastAsia="ko-KR"/>
          </w:rPr>
          <w:t xml:space="preserve"> </w:t>
        </w:r>
        <w:r w:rsidR="00A955A6">
          <w:rPr>
            <w:rFonts w:hint="eastAsia"/>
            <w:lang w:eastAsia="ko-KR"/>
          </w:rPr>
          <w:t>같이</w:t>
        </w:r>
      </w:ins>
      <w:del w:id="73" w:author="Joyce Lee" w:date="2021-06-14T10:05:00Z">
        <w:r w:rsidDel="00A955A6">
          <w:rPr>
            <w:lang w:eastAsia="ko-KR"/>
          </w:rPr>
          <w:delText>같은</w:delText>
        </w:r>
      </w:del>
      <w:r>
        <w:rPr>
          <w:lang w:eastAsia="ko-KR"/>
        </w:rPr>
        <w:t xml:space="preserve"> </w:t>
      </w:r>
      <w:ins w:id="74" w:author="Joyce Lee" w:date="2021-06-14T10:06:00Z">
        <w:r w:rsidR="006536A4">
          <w:rPr>
            <w:rFonts w:hint="eastAsia"/>
            <w:lang w:eastAsia="ko-KR"/>
          </w:rPr>
          <w:t>새로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만들</w:t>
        </w:r>
        <w:r w:rsidR="006536A4">
          <w:rPr>
            <w:rFonts w:hint="eastAsia"/>
            <w:lang w:eastAsia="ko-KR"/>
          </w:rPr>
          <w:t xml:space="preserve"> </w:t>
        </w:r>
      </w:ins>
      <w:del w:id="75" w:author="Joyce Lee" w:date="2021-06-14T10:06:00Z">
        <w:r w:rsidDel="006536A4">
          <w:rPr>
            <w:lang w:eastAsia="ko-KR"/>
          </w:rPr>
          <w:delText>프로젝트</w:delText>
        </w:r>
        <w:r w:rsidDel="006536A4">
          <w:rPr>
            <w:lang w:eastAsia="ko-KR"/>
          </w:rPr>
          <w:delText xml:space="preserve"> </w:delText>
        </w:r>
        <w:r w:rsidDel="006536A4">
          <w:rPr>
            <w:lang w:eastAsia="ko-KR"/>
          </w:rPr>
          <w:delText>템플릿</w:delText>
        </w:r>
        <w:r w:rsidDel="006536A4">
          <w:rPr>
            <w:lang w:eastAsia="ko-KR"/>
          </w:rPr>
          <w:delText xml:space="preserve"> </w:delText>
        </w:r>
        <w:r w:rsidDel="006536A4">
          <w:rPr>
            <w:lang w:eastAsia="ko-KR"/>
          </w:rPr>
          <w:delText>목록</w:delText>
        </w:r>
      </w:del>
      <w:proofErr w:type="spellStart"/>
      <w:ins w:id="76" w:author="Joyce Lee" w:date="2021-06-14T10:06:00Z">
        <w:r w:rsidR="006536A4">
          <w:rPr>
            <w:rFonts w:hint="eastAsia"/>
            <w:lang w:eastAsia="ko-KR"/>
          </w:rPr>
          <w:t>코틀린</w:t>
        </w:r>
        <w:proofErr w:type="spellEnd"/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프로젝트의</w:t>
        </w:r>
        <w:r w:rsidR="006536A4">
          <w:rPr>
            <w:rFonts w:hint="eastAsia"/>
            <w:lang w:eastAsia="ko-KR"/>
          </w:rPr>
          <w:t xml:space="preserve"> </w:t>
        </w:r>
      </w:ins>
      <w:ins w:id="77" w:author="Joyce Lee" w:date="2021-06-14T10:07:00Z">
        <w:r w:rsidR="006536A4">
          <w:rPr>
            <w:rFonts w:hint="eastAsia"/>
            <w:lang w:eastAsia="ko-KR"/>
          </w:rPr>
          <w:t>프로젝트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템플릿과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이름</w:t>
        </w:r>
        <w:r w:rsidR="006536A4">
          <w:rPr>
            <w:rFonts w:hint="eastAsia"/>
            <w:lang w:eastAsia="ko-KR"/>
          </w:rPr>
          <w:t>,</w:t>
        </w:r>
        <w:r w:rsidR="006536A4">
          <w:rPr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디렉터리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위치</w:t>
        </w:r>
        <w:r w:rsidR="006536A4">
          <w:rPr>
            <w:rFonts w:hint="eastAsia"/>
            <w:lang w:eastAsia="ko-KR"/>
          </w:rPr>
          <w:t>,</w:t>
        </w:r>
        <w:r w:rsidR="006536A4">
          <w:rPr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빌드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시스템</w:t>
        </w:r>
        <w:r w:rsidR="006536A4">
          <w:rPr>
            <w:rFonts w:hint="eastAsia"/>
            <w:lang w:eastAsia="ko-KR"/>
          </w:rPr>
          <w:t>,</w:t>
        </w:r>
        <w:r w:rsidR="006536A4">
          <w:rPr>
            <w:lang w:eastAsia="ko-KR"/>
          </w:rPr>
          <w:t xml:space="preserve"> JDK </w:t>
        </w:r>
        <w:r w:rsidR="006536A4">
          <w:rPr>
            <w:rFonts w:hint="eastAsia"/>
            <w:lang w:eastAsia="ko-KR"/>
          </w:rPr>
          <w:t>등</w:t>
        </w:r>
      </w:ins>
      <w:ins w:id="78" w:author="Joyce Lee" w:date="2021-06-14T10:06:00Z">
        <w:r w:rsidR="006536A4">
          <w:rPr>
            <w:rFonts w:hint="eastAsia"/>
            <w:lang w:eastAsia="ko-KR"/>
          </w:rPr>
          <w:t>을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선택하는</w:t>
        </w:r>
        <w:r w:rsidR="006536A4">
          <w:rPr>
            <w:rFonts w:hint="eastAsia"/>
            <w:lang w:eastAsia="ko-KR"/>
          </w:rPr>
          <w:t xml:space="preserve"> </w:t>
        </w:r>
        <w:proofErr w:type="gramStart"/>
        <w:r w:rsidR="006536A4">
          <w:rPr>
            <w:rFonts w:hint="eastAsia"/>
            <w:lang w:eastAsia="ko-KR"/>
          </w:rPr>
          <w:t>화면</w:t>
        </w:r>
        <w:r w:rsidR="006536A4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ins w:id="79" w:author="Joyce Lee" w:date="2021-06-14T10:05:00Z">
        <w:r w:rsidR="00A955A6">
          <w:rPr>
            <w:lang w:eastAsia="ko-KR"/>
          </w:rPr>
          <w:t>.</w:t>
        </w:r>
      </w:ins>
      <w:del w:id="80" w:author="Joyce Lee" w:date="2021-06-14T10:05:00Z">
        <w:r w:rsidDel="00A955A6">
          <w:rPr>
            <w:lang w:eastAsia="ko-KR"/>
          </w:rPr>
          <w:delText>(</w:delText>
        </w:r>
        <w:r w:rsidDel="00A955A6">
          <w:rPr>
            <w:lang w:eastAsia="ko-KR"/>
          </w:rPr>
          <w:delText>그림</w:delText>
        </w:r>
        <w:r w:rsidDel="00A955A6">
          <w:rPr>
            <w:lang w:eastAsia="ko-KR"/>
          </w:rPr>
          <w:delText xml:space="preserve"> 1</w:delText>
        </w:r>
        <w:r w:rsidR="005304C5" w:rsidDel="00A955A6">
          <w:rPr>
            <w:rFonts w:hint="eastAsia"/>
            <w:lang w:eastAsia="ko-KR"/>
          </w:rPr>
          <w:delText>-</w:delText>
        </w:r>
      </w:del>
      <w:del w:id="81" w:author="Joyce Lee" w:date="2021-06-14T09:51:00Z">
        <w:r w:rsidDel="00B9526F">
          <w:rPr>
            <w:lang w:eastAsia="ko-KR"/>
          </w:rPr>
          <w:delText>1</w:delText>
        </w:r>
      </w:del>
      <w:del w:id="82" w:author="Joyce Lee" w:date="2021-06-14T10:05:00Z">
        <w:r w:rsidDel="00A955A6">
          <w:rPr>
            <w:lang w:eastAsia="ko-KR"/>
          </w:rPr>
          <w:delText>).</w:delText>
        </w:r>
        <w:commentRangeEnd w:id="70"/>
        <w:r w:rsidR="004F069F" w:rsidDel="00A955A6">
          <w:rPr>
            <w:rStyle w:val="ad"/>
          </w:rPr>
          <w:commentReference w:id="70"/>
        </w:r>
      </w:del>
    </w:p>
    <w:p w14:paraId="5DB0E5BD" w14:textId="5F3CFCB6" w:rsidR="009750EE" w:rsidRDefault="00470BC4">
      <w:pPr>
        <w:pStyle w:val="a8"/>
        <w:rPr>
          <w:ins w:id="83" w:author="Joyce Lee" w:date="2021-06-14T10:01:00Z"/>
          <w:lang w:eastAsia="ko-KR"/>
        </w:rPr>
      </w:pPr>
      <w:bookmarkStart w:id="84" w:name="그림-1.1-새-프로젝트-마법사"/>
      <w:bookmarkEnd w:id="84"/>
      <w:r>
        <w:rPr>
          <w:lang w:eastAsia="ko-KR"/>
        </w:rPr>
        <w:t>그림</w:t>
      </w:r>
      <w:r>
        <w:rPr>
          <w:lang w:eastAsia="ko-KR"/>
        </w:rPr>
        <w:t xml:space="preserve"> 1.</w:t>
      </w:r>
      <w:del w:id="85" w:author="Joyce Lee" w:date="2021-06-14T09:51:00Z">
        <w:r w:rsidDel="00B9526F">
          <w:rPr>
            <w:lang w:eastAsia="ko-KR"/>
          </w:rPr>
          <w:delText>1</w:delText>
        </w:r>
      </w:del>
      <w:ins w:id="86" w:author="Joyce Lee" w:date="2021-06-14T09:54:00Z">
        <w:r w:rsidR="00B9526F">
          <w:rPr>
            <w:lang w:eastAsia="ko-KR"/>
          </w:rPr>
          <w:t>3</w:t>
        </w:r>
      </w:ins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마법사</w:t>
      </w:r>
    </w:p>
    <w:p w14:paraId="41B7B792" w14:textId="6F10DB2C" w:rsidR="00410531" w:rsidRPr="00410531" w:rsidRDefault="00410531">
      <w:pPr>
        <w:pStyle w:val="a0"/>
        <w:rPr>
          <w:lang w:eastAsia="ko-KR"/>
        </w:rPr>
        <w:pPrChange w:id="87" w:author="Joyce Lee" w:date="2021-06-14T10:01:00Z">
          <w:pPr>
            <w:pStyle w:val="a8"/>
          </w:pPr>
        </w:pPrChange>
      </w:pPr>
      <w:ins w:id="88" w:author="Joyce Lee" w:date="2021-06-14T10:02:00Z">
        <w:r>
          <w:rPr>
            <w:noProof/>
          </w:rPr>
          <w:lastRenderedPageBreak/>
          <w:drawing>
            <wp:inline distT="0" distB="0" distL="0" distR="0" wp14:anchorId="74B5094A" wp14:editId="17830E54">
              <wp:extent cx="5731510" cy="5685790"/>
              <wp:effectExtent l="0" t="0" r="0" b="0"/>
              <wp:docPr id="42" name="그림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5685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E96535" w14:textId="77777777" w:rsidR="005908A7" w:rsidRDefault="005908A7" w:rsidP="005908A7">
      <w:pPr>
        <w:pStyle w:val="a0"/>
        <w:rPr>
          <w:ins w:id="89" w:author="Joyce Lee" w:date="2021-06-14T10:03:00Z"/>
          <w:lang w:eastAsia="ko-KR"/>
        </w:rPr>
      </w:pPr>
      <w:ins w:id="90" w:author="Joyce Lee" w:date="2021-06-14T10:03:00Z">
        <w:r>
          <w:rPr>
            <w:rFonts w:hint="eastAsia"/>
            <w:lang w:eastAsia="ko-KR"/>
          </w:rPr>
          <w:t>그림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1.4 </w:t>
        </w:r>
        <w:proofErr w:type="spellStart"/>
        <w:r>
          <w:rPr>
            <w:rFonts w:hint="eastAsia"/>
            <w:lang w:eastAsia="ko-KR"/>
          </w:rPr>
          <w:t>코틀린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유형을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선택하면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나타나는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</w:t>
        </w:r>
      </w:ins>
    </w:p>
    <w:p w14:paraId="64AD8BC1" w14:textId="339D8F7A" w:rsidR="005908A7" w:rsidRDefault="005908A7" w:rsidP="00B9526F">
      <w:pPr>
        <w:pStyle w:val="FirstParagraph"/>
        <w:rPr>
          <w:ins w:id="91" w:author="Joyce Lee" w:date="2021-06-14T10:03:00Z"/>
          <w:lang w:eastAsia="ko-KR"/>
        </w:rPr>
      </w:pPr>
      <w:ins w:id="92" w:author="Joyce Lee" w:date="2021-06-14T10:03:00Z">
        <w:r>
          <w:rPr>
            <w:noProof/>
          </w:rPr>
          <w:lastRenderedPageBreak/>
          <w:drawing>
            <wp:inline distT="0" distB="0" distL="0" distR="0" wp14:anchorId="3E960127" wp14:editId="28EE364D">
              <wp:extent cx="5731510" cy="4790440"/>
              <wp:effectExtent l="0" t="0" r="0" b="0"/>
              <wp:docPr id="43" name="그림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7904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05A168" w14:textId="4BA00373" w:rsidR="00B9526F" w:rsidDel="006536A4" w:rsidRDefault="000D0560">
      <w:pPr>
        <w:pStyle w:val="FirstParagraph"/>
        <w:rPr>
          <w:del w:id="93" w:author="Joyce Lee" w:date="2021-06-14T10:07:00Z"/>
          <w:lang w:eastAsia="ko-KR"/>
        </w:rPr>
        <w:pPrChange w:id="94" w:author="Joyce Lee" w:date="2021-06-14T10:07:00Z">
          <w:pPr>
            <w:pStyle w:val="a0"/>
          </w:pPr>
        </w:pPrChange>
      </w:pPr>
      <w:del w:id="95" w:author="Joyce Lee" w:date="2021-06-14T10:01:00Z">
        <w:r w:rsidDel="00410531">
          <w:rPr>
            <w:noProof/>
            <w:lang w:eastAsia="ko-KR"/>
          </w:rPr>
          <w:drawing>
            <wp:inline distT="0" distB="0" distL="0" distR="0" wp14:anchorId="491B0588" wp14:editId="5723F85B">
              <wp:extent cx="3182815" cy="1767701"/>
              <wp:effectExtent l="0" t="0" r="0" b="0"/>
              <wp:docPr id="1" name="그림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6936" cy="1769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6" w:author="Joyce Lee" w:date="2021-06-14T09:50:00Z">
        <w:r w:rsidR="00B9526F">
          <w:rPr>
            <w:lang w:eastAsia="ko-KR"/>
          </w:rPr>
          <w:t>버전</w:t>
        </w:r>
        <w:r w:rsidR="00B9526F">
          <w:rPr>
            <w:lang w:eastAsia="ko-KR"/>
          </w:rPr>
          <w:t xml:space="preserve"> 1.5.0(2021</w:t>
        </w:r>
        <w:r w:rsidR="00B9526F">
          <w:rPr>
            <w:lang w:eastAsia="ko-KR"/>
          </w:rPr>
          <w:t>년</w:t>
        </w:r>
        <w:r w:rsidR="00B9526F">
          <w:rPr>
            <w:lang w:eastAsia="ko-KR"/>
          </w:rPr>
          <w:t xml:space="preserve"> 5</w:t>
        </w:r>
        <w:r w:rsidR="00B9526F">
          <w:rPr>
            <w:lang w:eastAsia="ko-KR"/>
          </w:rPr>
          <w:t>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기준</w:t>
        </w:r>
        <w:r w:rsidR="00B9526F">
          <w:rPr>
            <w:lang w:eastAsia="ko-KR"/>
          </w:rPr>
          <w:t>)</w:t>
        </w:r>
        <w:r w:rsidR="00B9526F">
          <w:rPr>
            <w:lang w:eastAsia="ko-KR"/>
          </w:rPr>
          <w:t>에서</w:t>
        </w:r>
        <w:r w:rsidR="00B9526F">
          <w:rPr>
            <w:lang w:eastAsia="ko-KR"/>
          </w:rPr>
          <w:t xml:space="preserve"> </w:t>
        </w:r>
        <w:proofErr w:type="spellStart"/>
        <w:r w:rsidR="00B9526F">
          <w:rPr>
            <w:lang w:eastAsia="ko-KR"/>
          </w:rPr>
          <w:t>코틀린</w:t>
        </w:r>
        <w:proofErr w:type="spellEnd"/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플러그인은</w:t>
        </w:r>
        <w:r w:rsidR="00B9526F">
          <w:rPr>
            <w:lang w:eastAsia="ko-KR"/>
          </w:rPr>
          <w:t xml:space="preserve"> JVM, </w:t>
        </w:r>
        <w:r w:rsidR="00B9526F">
          <w:rPr>
            <w:lang w:eastAsia="ko-KR"/>
          </w:rPr>
          <w:t>자바스크립트</w:t>
        </w:r>
        <w:r w:rsidR="00B9526F">
          <w:rPr>
            <w:lang w:eastAsia="ko-KR"/>
          </w:rPr>
          <w:t xml:space="preserve">, </w:t>
        </w:r>
        <w:r w:rsidR="00B9526F">
          <w:rPr>
            <w:lang w:eastAsia="ko-KR"/>
          </w:rPr>
          <w:t>네이티브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애플리케이션을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대상으로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하는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프로젝트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생성을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지원하며</w:t>
        </w:r>
        <w:r w:rsidR="00B9526F">
          <w:rPr>
            <w:lang w:eastAsia="ko-KR"/>
          </w:rPr>
          <w:t xml:space="preserve">, </w:t>
        </w:r>
        <w:r w:rsidR="00B9526F">
          <w:rPr>
            <w:lang w:eastAsia="ko-KR"/>
          </w:rPr>
          <w:t>안드로이드와</w:t>
        </w:r>
        <w:r w:rsidR="00B9526F">
          <w:rPr>
            <w:lang w:eastAsia="ko-KR"/>
          </w:rPr>
          <w:t xml:space="preserve"> iOS</w:t>
        </w:r>
        <w:r w:rsidR="00B9526F">
          <w:rPr>
            <w:lang w:eastAsia="ko-KR"/>
          </w:rPr>
          <w:t>도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지원한다</w:t>
        </w:r>
        <w:r w:rsidR="00B9526F">
          <w:rPr>
            <w:lang w:eastAsia="ko-KR"/>
          </w:rPr>
          <w:t xml:space="preserve">. </w:t>
        </w:r>
        <w:r w:rsidR="00B9526F">
          <w:rPr>
            <w:lang w:eastAsia="ko-KR"/>
          </w:rPr>
          <w:t>플랫폼은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사용할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컴파일러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결과물의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유형</w:t>
        </w:r>
        <w:r w:rsidR="00B9526F">
          <w:rPr>
            <w:lang w:eastAsia="ko-KR"/>
          </w:rPr>
          <w:t>(JVM</w:t>
        </w:r>
        <w:r w:rsidR="00B9526F">
          <w:rPr>
            <w:lang w:eastAsia="ko-KR"/>
          </w:rPr>
          <w:t>의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경우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바이트코드</w:t>
        </w:r>
        <w:r w:rsidR="00B9526F">
          <w:rPr>
            <w:lang w:eastAsia="ko-KR"/>
          </w:rPr>
          <w:t xml:space="preserve">, </w:t>
        </w:r>
        <w:r w:rsidR="00B9526F">
          <w:rPr>
            <w:lang w:eastAsia="ko-KR"/>
          </w:rPr>
          <w:t>자바스크립트의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경우</w:t>
        </w:r>
        <w:r w:rsidR="00B9526F">
          <w:rPr>
            <w:lang w:eastAsia="ko-KR"/>
          </w:rPr>
          <w:t xml:space="preserve"> .</w:t>
        </w:r>
        <w:proofErr w:type="spellStart"/>
        <w:r w:rsidR="00B9526F">
          <w:rPr>
            <w:lang w:eastAsia="ko-KR"/>
          </w:rPr>
          <w:t>js</w:t>
        </w:r>
        <w:proofErr w:type="spellEnd"/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파일</w:t>
        </w:r>
        <w:r w:rsidR="00B9526F">
          <w:rPr>
            <w:lang w:eastAsia="ko-KR"/>
          </w:rPr>
          <w:t xml:space="preserve">, </w:t>
        </w:r>
        <w:proofErr w:type="spellStart"/>
        <w:r w:rsidR="00B9526F">
          <w:rPr>
            <w:lang w:eastAsia="ko-KR"/>
          </w:rPr>
          <w:t>코틀린</w:t>
        </w:r>
        <w:proofErr w:type="spellEnd"/>
        <w:r w:rsidR="00B9526F">
          <w:rPr>
            <w:lang w:eastAsia="ko-KR"/>
          </w:rPr>
          <w:t>/</w:t>
        </w:r>
        <w:r w:rsidR="00B9526F">
          <w:rPr>
            <w:lang w:eastAsia="ko-KR"/>
          </w:rPr>
          <w:t>네이티브의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경우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플랫폼에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따라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달라지는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실행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파일</w:t>
        </w:r>
        <w:r w:rsidR="00B9526F">
          <w:rPr>
            <w:lang w:eastAsia="ko-KR"/>
          </w:rPr>
          <w:t>)</w:t>
        </w:r>
        <w:r w:rsidR="00B9526F">
          <w:rPr>
            <w:lang w:eastAsia="ko-KR"/>
          </w:rPr>
          <w:t>과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프로젝트에서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사용할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수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있는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의존관계의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종류를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결정한다</w:t>
        </w:r>
        <w:r w:rsidR="00B9526F">
          <w:rPr>
            <w:lang w:eastAsia="ko-KR"/>
          </w:rPr>
          <w:t xml:space="preserve">. </w:t>
        </w:r>
        <w:r w:rsidR="00B9526F">
          <w:rPr>
            <w:lang w:eastAsia="ko-KR"/>
          </w:rPr>
          <w:t>예를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들어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자바스크립트를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대상으로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하는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프로젝트에서는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자바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클래스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라이브러리에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있는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클래스에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접근할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수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없다</w:t>
        </w:r>
        <w:r w:rsidR="00B9526F">
          <w:rPr>
            <w:lang w:eastAsia="ko-KR"/>
          </w:rPr>
          <w:t xml:space="preserve">. </w:t>
        </w:r>
        <w:r w:rsidR="00B9526F">
          <w:rPr>
            <w:lang w:eastAsia="ko-KR"/>
          </w:rPr>
          <w:t>이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책에서는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주로</w:t>
        </w:r>
        <w:r w:rsidR="00B9526F">
          <w:rPr>
            <w:lang w:eastAsia="ko-KR"/>
          </w:rPr>
          <w:t xml:space="preserve"> JVM </w:t>
        </w:r>
        <w:r w:rsidR="00B9526F">
          <w:rPr>
            <w:lang w:eastAsia="ko-KR"/>
          </w:rPr>
          <w:t>애플리케이션에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초점을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맞춘다</w:t>
        </w:r>
        <w:r w:rsidR="00B9526F">
          <w:rPr>
            <w:lang w:eastAsia="ko-KR"/>
          </w:rPr>
          <w:t xml:space="preserve">. </w:t>
        </w:r>
        <w:r w:rsidR="00B9526F">
          <w:rPr>
            <w:lang w:eastAsia="ko-KR"/>
          </w:rPr>
          <w:t>따라서</w:t>
        </w:r>
        <w:r w:rsidR="00B9526F">
          <w:rPr>
            <w:lang w:eastAsia="ko-KR"/>
          </w:rPr>
          <w:t xml:space="preserve"> </w:t>
        </w:r>
        <w:r w:rsidR="00B9526F">
          <w:rPr>
            <w:rFonts w:hint="eastAsia"/>
            <w:lang w:eastAsia="ko-KR"/>
          </w:rPr>
          <w:t>이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예제에서는</w:t>
        </w:r>
        <w:r w:rsidR="00B9526F">
          <w:rPr>
            <w:lang w:eastAsia="ko-KR"/>
          </w:rPr>
          <w:t xml:space="preserve"> </w:t>
        </w:r>
      </w:ins>
      <w:ins w:id="97" w:author="Joyce Lee" w:date="2021-06-14T10:04:00Z">
        <w:r w:rsidR="005908A7">
          <w:rPr>
            <w:rFonts w:hint="eastAsia"/>
            <w:lang w:eastAsia="ko-KR"/>
          </w:rPr>
          <w:t>J</w:t>
        </w:r>
        <w:r w:rsidR="005908A7">
          <w:rPr>
            <w:lang w:eastAsia="ko-KR"/>
          </w:rPr>
          <w:t xml:space="preserve">VM </w:t>
        </w:r>
        <w:r w:rsidR="005908A7">
          <w:rPr>
            <w:rFonts w:hint="eastAsia"/>
            <w:lang w:eastAsia="ko-KR"/>
          </w:rPr>
          <w:t>아래</w:t>
        </w:r>
        <w:r w:rsidR="005908A7">
          <w:rPr>
            <w:rFonts w:hint="eastAsia"/>
            <w:lang w:eastAsia="ko-KR"/>
          </w:rPr>
          <w:t xml:space="preserve"> </w:t>
        </w:r>
        <w:r w:rsidR="005908A7">
          <w:rPr>
            <w:rFonts w:hint="eastAsia"/>
            <w:lang w:eastAsia="ko-KR"/>
          </w:rPr>
          <w:t>있는</w:t>
        </w:r>
        <w:r w:rsidR="005908A7">
          <w:rPr>
            <w:rFonts w:hint="eastAsia"/>
            <w:lang w:eastAsia="ko-KR"/>
          </w:rPr>
          <w:t xml:space="preserve"> </w:t>
        </w:r>
        <w:r w:rsidR="005908A7">
          <w:rPr>
            <w:lang w:eastAsia="ko-KR"/>
          </w:rPr>
          <w:t xml:space="preserve">Application </w:t>
        </w:r>
      </w:ins>
      <w:ins w:id="98" w:author="Joyce Lee" w:date="2021-06-14T09:50:00Z">
        <w:r w:rsidR="00B9526F">
          <w:rPr>
            <w:lang w:eastAsia="ko-KR"/>
          </w:rPr>
          <w:t>옵션을</w:t>
        </w:r>
        <w:r w:rsidR="00B9526F">
          <w:rPr>
            <w:lang w:eastAsia="ko-KR"/>
          </w:rPr>
          <w:t xml:space="preserve"> </w:t>
        </w:r>
        <w:r w:rsidR="00B9526F">
          <w:rPr>
            <w:lang w:eastAsia="ko-KR"/>
          </w:rPr>
          <w:t>선택하</w:t>
        </w:r>
      </w:ins>
      <w:ins w:id="99" w:author="Joyce Lee" w:date="2021-06-14T10:07:00Z">
        <w:r w:rsidR="006536A4">
          <w:rPr>
            <w:rFonts w:hint="eastAsia"/>
            <w:lang w:eastAsia="ko-KR"/>
          </w:rPr>
          <w:t>라</w:t>
        </w:r>
        <w:r w:rsidR="006536A4">
          <w:rPr>
            <w:rFonts w:hint="eastAsia"/>
            <w:lang w:eastAsia="ko-KR"/>
          </w:rPr>
          <w:t>.</w:t>
        </w:r>
      </w:ins>
    </w:p>
    <w:p w14:paraId="1C15AC35" w14:textId="61FF8C74" w:rsidR="00656BED" w:rsidDel="00B9526F" w:rsidRDefault="00656BED">
      <w:pPr>
        <w:pStyle w:val="FirstParagraph"/>
        <w:rPr>
          <w:del w:id="100" w:author="Joyce Lee" w:date="2021-06-14T09:51:00Z"/>
          <w:lang w:eastAsia="ko-KR"/>
        </w:rPr>
        <w:pPrChange w:id="101" w:author="Joyce Lee" w:date="2021-06-14T10:07:00Z">
          <w:pPr>
            <w:pStyle w:val="a0"/>
          </w:pPr>
        </w:pPrChange>
      </w:pPr>
      <w:del w:id="102" w:author="Joyce Lee" w:date="2021-06-14T09:50:00Z">
        <w:r w:rsidDel="00B9526F">
          <w:rPr>
            <w:rFonts w:hint="eastAsia"/>
            <w:lang w:eastAsia="ko-KR"/>
          </w:rPr>
          <w:delText>&lt;</w:delText>
        </w:r>
        <w:r w:rsidDel="00B9526F">
          <w:rPr>
            <w:rFonts w:hint="eastAsia"/>
            <w:lang w:eastAsia="ko-KR"/>
          </w:rPr>
          <w:delText>추가</w:delText>
        </w:r>
        <w:r w:rsidDel="00B9526F">
          <w:rPr>
            <w:rFonts w:hint="eastAsia"/>
            <w:lang w:eastAsia="ko-KR"/>
          </w:rPr>
          <w:delText xml:space="preserve"> </w:delText>
        </w:r>
        <w:r w:rsidDel="00B9526F">
          <w:rPr>
            <w:rFonts w:hint="eastAsia"/>
            <w:lang w:eastAsia="ko-KR"/>
          </w:rPr>
          <w:delText>그림</w:delText>
        </w:r>
        <w:r w:rsidDel="00B9526F">
          <w:rPr>
            <w:rFonts w:hint="eastAsia"/>
            <w:lang w:eastAsia="ko-KR"/>
          </w:rPr>
          <w:delText>&gt;</w:delText>
        </w:r>
      </w:del>
    </w:p>
    <w:p w14:paraId="067C1DE3" w14:textId="4EB86027" w:rsidR="005304C5" w:rsidDel="00B9526F" w:rsidRDefault="005304C5">
      <w:pPr>
        <w:pStyle w:val="FirstParagraph"/>
        <w:rPr>
          <w:del w:id="103" w:author="Joyce Lee" w:date="2021-06-14T09:51:00Z"/>
          <w:lang w:eastAsia="ko-KR"/>
        </w:rPr>
        <w:pPrChange w:id="104" w:author="Joyce Lee" w:date="2021-06-14T10:07:00Z">
          <w:pPr>
            <w:pStyle w:val="a0"/>
          </w:pPr>
        </w:pPrChange>
      </w:pPr>
      <w:del w:id="105" w:author="Joyce Lee" w:date="2021-06-14T09:51:00Z">
        <w:r w:rsidDel="00B9526F">
          <w:rPr>
            <w:noProof/>
            <w:lang w:eastAsia="ko-KR"/>
          </w:rPr>
          <w:drawing>
            <wp:inline distT="0" distB="0" distL="0" distR="0" wp14:anchorId="776B4EB9" wp14:editId="6AB7F901">
              <wp:extent cx="3182815" cy="2400033"/>
              <wp:effectExtent l="0" t="0" r="0" b="0"/>
              <wp:docPr id="3" name="그림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4250" cy="2401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2933C85" w14:textId="0A003254" w:rsidR="00380F5B" w:rsidRPr="000D0560" w:rsidRDefault="00380F5B">
      <w:pPr>
        <w:pStyle w:val="FirstParagraph"/>
        <w:rPr>
          <w:lang w:eastAsia="ko-KR"/>
        </w:rPr>
        <w:pPrChange w:id="106" w:author="Joyce Lee" w:date="2021-06-14T10:07:00Z">
          <w:pPr>
            <w:pStyle w:val="a0"/>
          </w:pPr>
        </w:pPrChange>
      </w:pPr>
      <w:commentRangeStart w:id="107"/>
      <w:del w:id="108" w:author="Joyce Lee" w:date="2021-06-14T10:04:00Z">
        <w:r w:rsidDel="00A955A6">
          <w:rPr>
            <w:noProof/>
            <w:lang w:eastAsia="ko-KR"/>
          </w:rPr>
          <w:drawing>
            <wp:inline distT="0" distB="0" distL="0" distR="0" wp14:anchorId="2ED8877C" wp14:editId="449784B3">
              <wp:extent cx="2857500" cy="2646240"/>
              <wp:effectExtent l="0" t="0" r="0" b="0"/>
              <wp:docPr id="13" name="그림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67687" cy="2655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107"/>
      <w:r w:rsidR="00B9526F">
        <w:rPr>
          <w:rStyle w:val="ad"/>
        </w:rPr>
        <w:commentReference w:id="107"/>
      </w:r>
    </w:p>
    <w:p w14:paraId="458596DA" w14:textId="1E6FC902" w:rsidR="009750EE" w:rsidDel="00B9526F" w:rsidRDefault="00470BC4">
      <w:pPr>
        <w:pStyle w:val="FirstParagraph"/>
        <w:rPr>
          <w:del w:id="109" w:author="Joyce Lee" w:date="2021-06-14T09:49:00Z"/>
          <w:lang w:eastAsia="ko-KR"/>
        </w:rPr>
      </w:pPr>
      <w:del w:id="110" w:author="Joyce Lee" w:date="2021-06-14T09:49:00Z">
        <w:r w:rsidDel="00B9526F">
          <w:rPr>
            <w:lang w:eastAsia="ko-KR"/>
          </w:rPr>
          <w:delText>버전</w:delText>
        </w:r>
        <w:r w:rsidDel="00B9526F">
          <w:rPr>
            <w:lang w:eastAsia="ko-KR"/>
          </w:rPr>
          <w:delText xml:space="preserve"> 1.5.0(2021</w:delText>
        </w:r>
        <w:r w:rsidDel="00B9526F">
          <w:rPr>
            <w:lang w:eastAsia="ko-KR"/>
          </w:rPr>
          <w:delText>년</w:delText>
        </w:r>
        <w:r w:rsidDel="00B9526F">
          <w:rPr>
            <w:lang w:eastAsia="ko-KR"/>
          </w:rPr>
          <w:delText xml:space="preserve"> 5</w:delText>
        </w:r>
        <w:r w:rsidDel="00B9526F">
          <w:rPr>
            <w:lang w:eastAsia="ko-KR"/>
          </w:rPr>
          <w:delText>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기준</w:delText>
        </w:r>
        <w:r w:rsidDel="00B9526F">
          <w:rPr>
            <w:lang w:eastAsia="ko-KR"/>
          </w:rPr>
          <w:delText>)</w:delText>
        </w:r>
        <w:r w:rsidDel="00B9526F">
          <w:rPr>
            <w:lang w:eastAsia="ko-KR"/>
          </w:rPr>
          <w:delText>에서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코틀린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플러그인은</w:delText>
        </w:r>
        <w:r w:rsidDel="00B9526F">
          <w:rPr>
            <w:lang w:eastAsia="ko-KR"/>
          </w:rPr>
          <w:delText xml:space="preserve"> JVM, </w:delText>
        </w:r>
        <w:r w:rsidDel="00B9526F">
          <w:rPr>
            <w:lang w:eastAsia="ko-KR"/>
          </w:rPr>
          <w:delText>자바스크립트</w:delText>
        </w:r>
        <w:r w:rsidDel="00B9526F">
          <w:rPr>
            <w:lang w:eastAsia="ko-KR"/>
          </w:rPr>
          <w:delText xml:space="preserve">, </w:delText>
        </w:r>
        <w:r w:rsidDel="00B9526F">
          <w:rPr>
            <w:lang w:eastAsia="ko-KR"/>
          </w:rPr>
          <w:delText>네이티브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애플리케이션을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대상으로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하는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프로젝트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생성을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지원하며</w:delText>
        </w:r>
        <w:r w:rsidDel="00B9526F">
          <w:rPr>
            <w:lang w:eastAsia="ko-KR"/>
          </w:rPr>
          <w:delText xml:space="preserve">, </w:delText>
        </w:r>
        <w:r w:rsidDel="00B9526F">
          <w:rPr>
            <w:lang w:eastAsia="ko-KR"/>
          </w:rPr>
          <w:delText>안드로이드와</w:delText>
        </w:r>
        <w:r w:rsidDel="00B9526F">
          <w:rPr>
            <w:lang w:eastAsia="ko-KR"/>
          </w:rPr>
          <w:delText xml:space="preserve"> iOS</w:delText>
        </w:r>
        <w:r w:rsidDel="00B9526F">
          <w:rPr>
            <w:lang w:eastAsia="ko-KR"/>
          </w:rPr>
          <w:delText>도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지원한다</w:delText>
        </w:r>
        <w:r w:rsidDel="00B9526F">
          <w:rPr>
            <w:lang w:eastAsia="ko-KR"/>
          </w:rPr>
          <w:delText xml:space="preserve">. </w:delText>
        </w:r>
        <w:r w:rsidDel="00B9526F">
          <w:rPr>
            <w:lang w:eastAsia="ko-KR"/>
          </w:rPr>
          <w:delText>플랫폼은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사용할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컴파일러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결과물의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유형</w:delText>
        </w:r>
        <w:r w:rsidDel="00B9526F">
          <w:rPr>
            <w:lang w:eastAsia="ko-KR"/>
          </w:rPr>
          <w:delText>(JVM</w:delText>
        </w:r>
        <w:r w:rsidDel="00B9526F">
          <w:rPr>
            <w:lang w:eastAsia="ko-KR"/>
          </w:rPr>
          <w:delText>의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경우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바이트코드</w:delText>
        </w:r>
        <w:r w:rsidDel="00B9526F">
          <w:rPr>
            <w:lang w:eastAsia="ko-KR"/>
          </w:rPr>
          <w:delText xml:space="preserve">, </w:delText>
        </w:r>
        <w:r w:rsidDel="00B9526F">
          <w:rPr>
            <w:lang w:eastAsia="ko-KR"/>
          </w:rPr>
          <w:delText>자바스크립트의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경우</w:delText>
        </w:r>
        <w:r w:rsidDel="00B9526F">
          <w:rPr>
            <w:lang w:eastAsia="ko-KR"/>
          </w:rPr>
          <w:delText xml:space="preserve"> .js </w:delText>
        </w:r>
        <w:r w:rsidDel="00B9526F">
          <w:rPr>
            <w:lang w:eastAsia="ko-KR"/>
          </w:rPr>
          <w:delText>파일</w:delText>
        </w:r>
        <w:r w:rsidDel="00B9526F">
          <w:rPr>
            <w:lang w:eastAsia="ko-KR"/>
          </w:rPr>
          <w:delText xml:space="preserve">, </w:delText>
        </w:r>
        <w:r w:rsidDel="00B9526F">
          <w:rPr>
            <w:lang w:eastAsia="ko-KR"/>
          </w:rPr>
          <w:delText>코틀린</w:delText>
        </w:r>
        <w:r w:rsidDel="00B9526F">
          <w:rPr>
            <w:lang w:eastAsia="ko-KR"/>
          </w:rPr>
          <w:delText>/</w:delText>
        </w:r>
        <w:r w:rsidDel="00B9526F">
          <w:rPr>
            <w:lang w:eastAsia="ko-KR"/>
          </w:rPr>
          <w:delText>네이티브의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경우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플랫폼에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따라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달라지는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실행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파일</w:delText>
        </w:r>
        <w:r w:rsidDel="00B9526F">
          <w:rPr>
            <w:lang w:eastAsia="ko-KR"/>
          </w:rPr>
          <w:delText>)</w:delText>
        </w:r>
        <w:r w:rsidDel="00B9526F">
          <w:rPr>
            <w:lang w:eastAsia="ko-KR"/>
          </w:rPr>
          <w:delText>과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프로젝트에서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사용할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수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있는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의존관계의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종류를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결정한다</w:delText>
        </w:r>
        <w:r w:rsidDel="00B9526F">
          <w:rPr>
            <w:lang w:eastAsia="ko-KR"/>
          </w:rPr>
          <w:delText xml:space="preserve">. </w:delText>
        </w:r>
        <w:r w:rsidDel="00B9526F">
          <w:rPr>
            <w:lang w:eastAsia="ko-KR"/>
          </w:rPr>
          <w:delText>예를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들어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자바스크립트를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대상으로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하는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프로젝트에서는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자바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클래스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라이브러리에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있는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클래스에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접근할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수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없다</w:delText>
        </w:r>
        <w:r w:rsidDel="00B9526F">
          <w:rPr>
            <w:lang w:eastAsia="ko-KR"/>
          </w:rPr>
          <w:delText xml:space="preserve">. </w:delText>
        </w:r>
        <w:r w:rsidDel="00B9526F">
          <w:rPr>
            <w:lang w:eastAsia="ko-KR"/>
          </w:rPr>
          <w:delText>이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책에서는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주로</w:delText>
        </w:r>
        <w:r w:rsidDel="00B9526F">
          <w:rPr>
            <w:lang w:eastAsia="ko-KR"/>
          </w:rPr>
          <w:delText xml:space="preserve"> JVM </w:delText>
        </w:r>
        <w:r w:rsidDel="00B9526F">
          <w:rPr>
            <w:lang w:eastAsia="ko-KR"/>
          </w:rPr>
          <w:delText>애플리케이션에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초점을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맞춘다</w:delText>
        </w:r>
        <w:r w:rsidDel="00B9526F">
          <w:rPr>
            <w:lang w:eastAsia="ko-KR"/>
          </w:rPr>
          <w:delText xml:space="preserve">. </w:delText>
        </w:r>
        <w:r w:rsidDel="00B9526F">
          <w:rPr>
            <w:lang w:eastAsia="ko-KR"/>
          </w:rPr>
          <w:delText>따라서</w:delText>
        </w:r>
        <w:r w:rsidDel="00B9526F">
          <w:rPr>
            <w:lang w:eastAsia="ko-KR"/>
          </w:rPr>
          <w:delText xml:space="preserve"> </w:delText>
        </w:r>
        <w:r w:rsidR="00C43CBB" w:rsidDel="00B9526F">
          <w:rPr>
            <w:rFonts w:hint="eastAsia"/>
            <w:lang w:eastAsia="ko-KR"/>
          </w:rPr>
          <w:delText>이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예제에서는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rStyle w:val="VerbatimChar"/>
            <w:lang w:eastAsia="ko-KR"/>
          </w:rPr>
          <w:delText>Kotln/JVM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옵션을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선택하고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rStyle w:val="VerbatimChar"/>
            <w:lang w:eastAsia="ko-KR"/>
          </w:rPr>
          <w:delText>Next</w:delText>
        </w:r>
        <w:r w:rsidDel="00B9526F">
          <w:rPr>
            <w:lang w:eastAsia="ko-KR"/>
          </w:rPr>
          <w:delText>를</w:delText>
        </w:r>
        <w:r w:rsidDel="00B9526F">
          <w:rPr>
            <w:lang w:eastAsia="ko-KR"/>
          </w:rPr>
          <w:delText xml:space="preserve"> </w:delText>
        </w:r>
        <w:r w:rsidDel="00B9526F">
          <w:rPr>
            <w:lang w:eastAsia="ko-KR"/>
          </w:rPr>
          <w:delText>클릭하라</w:delText>
        </w:r>
        <w:r w:rsidDel="00B9526F">
          <w:rPr>
            <w:lang w:eastAsia="ko-KR"/>
          </w:rPr>
          <w:delText>.</w:delText>
        </w:r>
      </w:del>
    </w:p>
    <w:p w14:paraId="30F90F8C" w14:textId="22A18A53" w:rsidR="009750EE" w:rsidRDefault="00470BC4">
      <w:pPr>
        <w:pStyle w:val="a0"/>
        <w:rPr>
          <w:lang w:eastAsia="ko-KR"/>
        </w:rPr>
      </w:pPr>
      <w:del w:id="111" w:author="Joyce Lee" w:date="2021-06-14T10:07:00Z">
        <w:r w:rsidDel="006536A4">
          <w:rPr>
            <w:lang w:eastAsia="ko-KR"/>
          </w:rPr>
          <w:delText>다음</w:delText>
        </w:r>
        <w:r w:rsidDel="006536A4">
          <w:rPr>
            <w:lang w:eastAsia="ko-KR"/>
          </w:rPr>
          <w:delText xml:space="preserve"> </w:delText>
        </w:r>
        <w:r w:rsidDel="006536A4">
          <w:rPr>
            <w:lang w:eastAsia="ko-KR"/>
          </w:rPr>
          <w:delText>단계</w:delText>
        </w:r>
        <w:r w:rsidDel="006536A4">
          <w:rPr>
            <w:lang w:eastAsia="ko-KR"/>
          </w:rPr>
          <w:delText>(</w:delText>
        </w:r>
        <w:r w:rsidDel="006536A4">
          <w:rPr>
            <w:lang w:eastAsia="ko-KR"/>
          </w:rPr>
          <w:delText>그림</w:delText>
        </w:r>
        <w:r w:rsidDel="006536A4">
          <w:rPr>
            <w:lang w:eastAsia="ko-KR"/>
          </w:rPr>
          <w:delText xml:space="preserve"> 1</w:delText>
        </w:r>
        <w:r w:rsidR="005304C5" w:rsidDel="006536A4">
          <w:rPr>
            <w:rFonts w:hint="eastAsia"/>
            <w:lang w:eastAsia="ko-KR"/>
          </w:rPr>
          <w:delText>-</w:delText>
        </w:r>
      </w:del>
      <w:del w:id="112" w:author="Joyce Lee" w:date="2021-06-14T09:53:00Z">
        <w:r w:rsidDel="00B9526F">
          <w:rPr>
            <w:lang w:eastAsia="ko-KR"/>
          </w:rPr>
          <w:delText>2</w:delText>
        </w:r>
      </w:del>
      <w:del w:id="113" w:author="Joyce Lee" w:date="2021-06-14T10:07:00Z">
        <w:r w:rsidDel="006536A4">
          <w:rPr>
            <w:lang w:eastAsia="ko-KR"/>
          </w:rPr>
          <w:delText>)</w:delText>
        </w:r>
        <w:r w:rsidDel="006536A4">
          <w:rPr>
            <w:lang w:eastAsia="ko-KR"/>
          </w:rPr>
          <w:delText>에서는</w:delText>
        </w:r>
        <w:r w:rsidDel="006536A4">
          <w:rPr>
            <w:lang w:eastAsia="ko-KR"/>
          </w:rPr>
          <w:delText xml:space="preserve"> </w:delText>
        </w:r>
      </w:del>
      <w:ins w:id="114" w:author="Joyce Lee" w:date="2021-06-14T10:07:00Z">
        <w:r w:rsidR="006536A4">
          <w:rPr>
            <w:rFonts w:hint="eastAsia"/>
            <w:lang w:eastAsia="ko-KR"/>
          </w:rPr>
          <w:t>그림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lang w:eastAsia="ko-KR"/>
          </w:rPr>
          <w:t xml:space="preserve">1.4 </w:t>
        </w:r>
        <w:r w:rsidR="006536A4">
          <w:rPr>
            <w:rFonts w:hint="eastAsia"/>
            <w:lang w:eastAsia="ko-KR"/>
          </w:rPr>
          <w:t>화면에서</w:t>
        </w:r>
        <w:r w:rsidR="006536A4">
          <w:rPr>
            <w:rFonts w:hint="eastAsia"/>
            <w:lang w:eastAsia="ko-KR"/>
          </w:rPr>
          <w:t xml:space="preserve"> </w:t>
        </w:r>
      </w:ins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위치를</w:t>
      </w:r>
      <w:ins w:id="115" w:author="Joyce Lee" w:date="2021-06-14T10:07:00Z">
        <w:r w:rsidR="006536A4">
          <w:rPr>
            <w:rFonts w:hint="eastAsia"/>
            <w:lang w:eastAsia="ko-KR"/>
          </w:rPr>
          <w:t>도</w:t>
        </w:r>
        <w:proofErr w:type="spellEnd"/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결정해야</w:t>
        </w:r>
        <w:r w:rsidR="006536A4">
          <w:rPr>
            <w:rFonts w:hint="eastAsia"/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>한</w:t>
        </w:r>
      </w:ins>
      <w:del w:id="116" w:author="Joyce Lee" w:date="2021-06-14T10:07:00Z">
        <w:r w:rsidDel="006536A4">
          <w:rPr>
            <w:lang w:eastAsia="ko-KR"/>
          </w:rPr>
          <w:delText xml:space="preserve"> </w:delText>
        </w:r>
        <w:r w:rsidDel="006536A4">
          <w:rPr>
            <w:lang w:eastAsia="ko-KR"/>
          </w:rPr>
          <w:delText>지정한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위치는</w:t>
      </w:r>
      <w:r>
        <w:rPr>
          <w:lang w:eastAsia="ko-KR"/>
        </w:rPr>
        <w:t xml:space="preserve"> </w:t>
      </w:r>
      <w:r>
        <w:rPr>
          <w:lang w:eastAsia="ko-KR"/>
        </w:rPr>
        <w:t>소스파일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 w:rsidR="00C43CBB">
        <w:rPr>
          <w:rFonts w:hint="eastAsia"/>
          <w:lang w:eastAsia="ko-KR"/>
        </w:rPr>
        <w:t>콘텐츠가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디렉터리를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 xml:space="preserve">.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제안한다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원한다면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DD64C58" w14:textId="2BA4044F" w:rsidR="009750EE" w:rsidRDefault="00470BC4">
      <w:pPr>
        <w:pStyle w:val="a0"/>
        <w:rPr>
          <w:lang w:eastAsia="ko-KR"/>
        </w:rPr>
      </w:pPr>
      <w:r>
        <w:rPr>
          <w:lang w:eastAsia="ko-KR"/>
        </w:rPr>
        <w:t>만들</w:t>
      </w:r>
      <w:r w:rsidR="00C43CBB">
        <w:rPr>
          <w:rFonts w:hint="eastAsia"/>
          <w:lang w:eastAsia="ko-KR"/>
        </w:rPr>
        <w:t>고</w:t>
      </w:r>
      <w:r w:rsidR="00C43CBB">
        <w:rPr>
          <w:rFonts w:hint="eastAsia"/>
          <w:lang w:eastAsia="ko-KR"/>
        </w:rPr>
        <w:t xml:space="preserve"> </w:t>
      </w:r>
      <w:r w:rsidR="00C43CBB"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프로젝트가</w:t>
      </w:r>
      <w:r>
        <w:rPr>
          <w:lang w:eastAsia="ko-KR"/>
        </w:rPr>
        <w:t xml:space="preserve"> JVM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하므로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컴파일할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JDK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혼합해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프로젝트라면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소스코드를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컴파일할지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 xml:space="preserve">. </w:t>
      </w:r>
      <w:r w:rsidRPr="00C43CBB">
        <w:rPr>
          <w:b/>
          <w:lang w:eastAsia="ko-KR"/>
        </w:rPr>
        <w:t>12</w:t>
      </w:r>
      <w:r w:rsidRPr="00C43CBB">
        <w:rPr>
          <w:b/>
          <w:lang w:eastAsia="ko-KR"/>
        </w:rPr>
        <w:t>장</w:t>
      </w:r>
      <w:r w:rsidRPr="00C43CBB">
        <w:rPr>
          <w:b/>
          <w:lang w:eastAsia="ko-KR"/>
        </w:rPr>
        <w:t xml:space="preserve"> </w:t>
      </w:r>
      <w:r w:rsidRPr="00C43CBB">
        <w:rPr>
          <w:b/>
          <w:lang w:eastAsia="ko-KR"/>
        </w:rPr>
        <w:t>자바</w:t>
      </w:r>
      <w:r w:rsidRPr="00C43CBB">
        <w:rPr>
          <w:b/>
          <w:lang w:eastAsia="ko-KR"/>
        </w:rPr>
        <w:t xml:space="preserve"> </w:t>
      </w:r>
      <w:r w:rsidRPr="00C43CBB">
        <w:rPr>
          <w:b/>
          <w:lang w:eastAsia="ko-KR"/>
        </w:rPr>
        <w:t>상호운용성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다루고</w:t>
      </w:r>
      <w:r>
        <w:rPr>
          <w:lang w:eastAsia="ko-KR"/>
        </w:rPr>
        <w:t xml:space="preserve">,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지원을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  <w:ins w:id="117" w:author="Joyce Lee" w:date="2021-06-14T10:08:00Z">
        <w:r w:rsidR="006536A4">
          <w:rPr>
            <w:lang w:eastAsia="ko-KR"/>
          </w:rPr>
          <w:t xml:space="preserve"> </w:t>
        </w:r>
        <w:r w:rsidR="006536A4">
          <w:rPr>
            <w:rFonts w:hint="eastAsia"/>
            <w:lang w:eastAsia="ko-KR"/>
          </w:rPr>
          <w:t xml:space="preserve"> </w:t>
        </w:r>
      </w:ins>
    </w:p>
    <w:p w14:paraId="013BA7AF" w14:textId="3F099589" w:rsidR="009750EE" w:rsidDel="006536A4" w:rsidRDefault="006536A4">
      <w:pPr>
        <w:pStyle w:val="a8"/>
        <w:rPr>
          <w:del w:id="118" w:author="Joyce Lee" w:date="2021-06-14T10:08:00Z"/>
          <w:lang w:eastAsia="ko-KR"/>
        </w:rPr>
      </w:pPr>
      <w:bookmarkStart w:id="119" w:name="그림-1.2-프로젝트-이름-위치-의존관계"/>
      <w:bookmarkEnd w:id="119"/>
      <w:ins w:id="120" w:author="Joyce Lee" w:date="2021-06-14T10:09:00Z">
        <w:r>
          <w:rPr>
            <w:rFonts w:hint="eastAsia"/>
            <w:lang w:eastAsia="ko-KR"/>
          </w:rPr>
          <w:t>프로젝트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>JDK</w:t>
        </w:r>
        <w:r>
          <w:rPr>
            <w:rFonts w:hint="eastAsia"/>
            <w:lang w:eastAsia="ko-KR"/>
          </w:rPr>
          <w:t>로는</w:t>
        </w:r>
        <w:r>
          <w:rPr>
            <w:rFonts w:hint="eastAsia"/>
            <w:lang w:eastAsia="ko-KR"/>
          </w:rPr>
          <w:t xml:space="preserve"> </w:t>
        </w:r>
      </w:ins>
      <w:del w:id="121" w:author="Joyce Lee" w:date="2021-06-14T10:08:00Z">
        <w:r w:rsidR="00470BC4" w:rsidDel="006536A4">
          <w:rPr>
            <w:lang w:eastAsia="ko-KR"/>
          </w:rPr>
          <w:delText>그림</w:delText>
        </w:r>
        <w:r w:rsidR="00470BC4" w:rsidDel="006536A4">
          <w:rPr>
            <w:lang w:eastAsia="ko-KR"/>
          </w:rPr>
          <w:delText xml:space="preserve"> 1.</w:delText>
        </w:r>
      </w:del>
      <w:del w:id="122" w:author="Joyce Lee" w:date="2021-06-14T09:54:00Z">
        <w:r w:rsidR="00470BC4" w:rsidDel="00B9526F">
          <w:rPr>
            <w:lang w:eastAsia="ko-KR"/>
          </w:rPr>
          <w:delText>2</w:delText>
        </w:r>
      </w:del>
      <w:del w:id="123" w:author="Joyce Lee" w:date="2021-06-14T10:08:00Z">
        <w:r w:rsidR="00470BC4" w:rsidDel="006536A4">
          <w:rPr>
            <w:lang w:eastAsia="ko-KR"/>
          </w:rPr>
          <w:delText xml:space="preserve"> </w:delText>
        </w:r>
        <w:r w:rsidR="00470BC4" w:rsidDel="006536A4">
          <w:rPr>
            <w:lang w:eastAsia="ko-KR"/>
          </w:rPr>
          <w:delText>프로젝트</w:delText>
        </w:r>
        <w:r w:rsidR="00470BC4" w:rsidDel="006536A4">
          <w:rPr>
            <w:lang w:eastAsia="ko-KR"/>
          </w:rPr>
          <w:delText xml:space="preserve"> </w:delText>
        </w:r>
        <w:r w:rsidR="00470BC4" w:rsidDel="006536A4">
          <w:rPr>
            <w:lang w:eastAsia="ko-KR"/>
          </w:rPr>
          <w:delText>이름</w:delText>
        </w:r>
        <w:r w:rsidR="00470BC4" w:rsidDel="006536A4">
          <w:rPr>
            <w:lang w:eastAsia="ko-KR"/>
          </w:rPr>
          <w:delText xml:space="preserve">, </w:delText>
        </w:r>
        <w:r w:rsidR="00470BC4" w:rsidDel="006536A4">
          <w:rPr>
            <w:lang w:eastAsia="ko-KR"/>
          </w:rPr>
          <w:delText>위치</w:delText>
        </w:r>
        <w:r w:rsidR="00470BC4" w:rsidDel="006536A4">
          <w:rPr>
            <w:lang w:eastAsia="ko-KR"/>
          </w:rPr>
          <w:delText xml:space="preserve">, </w:delText>
        </w:r>
        <w:r w:rsidR="00470BC4" w:rsidDel="006536A4">
          <w:rPr>
            <w:lang w:eastAsia="ko-KR"/>
          </w:rPr>
          <w:delText>의존관</w:delText>
        </w:r>
        <w:commentRangeStart w:id="124"/>
        <w:commentRangeStart w:id="125"/>
        <w:r w:rsidR="00470BC4" w:rsidDel="006536A4">
          <w:rPr>
            <w:lang w:eastAsia="ko-KR"/>
          </w:rPr>
          <w:delText>계</w:delText>
        </w:r>
        <w:commentRangeEnd w:id="124"/>
        <w:r w:rsidR="005304C5" w:rsidDel="006536A4">
          <w:rPr>
            <w:rStyle w:val="ad"/>
            <w:rFonts w:ascii="Arial" w:eastAsia="맑은 고딕" w:hAnsi="Arial" w:cs="맑은 고딕"/>
            <w:bCs w:val="0"/>
          </w:rPr>
          <w:commentReference w:id="124"/>
        </w:r>
        <w:commentRangeEnd w:id="125"/>
        <w:r w:rsidR="00A955A6" w:rsidDel="006536A4">
          <w:rPr>
            <w:rStyle w:val="ad"/>
            <w:rFonts w:ascii="Arial" w:eastAsia="맑은 고딕" w:hAnsi="Arial" w:cs="맑은 고딕"/>
            <w:bCs w:val="0"/>
          </w:rPr>
          <w:commentReference w:id="125"/>
        </w:r>
      </w:del>
    </w:p>
    <w:p w14:paraId="689CA4A3" w14:textId="5D8C0210" w:rsidR="00C43CBB" w:rsidDel="006536A4" w:rsidRDefault="00C43CBB" w:rsidP="00C43CBB">
      <w:pPr>
        <w:pStyle w:val="a0"/>
        <w:rPr>
          <w:del w:id="126" w:author="Joyce Lee" w:date="2021-06-14T10:08:00Z"/>
          <w:lang w:eastAsia="ko-KR"/>
        </w:rPr>
      </w:pPr>
      <w:del w:id="127" w:author="Joyce Lee" w:date="2021-06-14T10:08:00Z">
        <w:r w:rsidDel="006536A4">
          <w:rPr>
            <w:noProof/>
            <w:lang w:eastAsia="ko-KR"/>
          </w:rPr>
          <w:drawing>
            <wp:inline distT="0" distB="0" distL="0" distR="0" wp14:anchorId="7D38E405" wp14:editId="0A909718">
              <wp:extent cx="3968262" cy="2034550"/>
              <wp:effectExtent l="0" t="0" r="0" b="0"/>
              <wp:docPr id="2" name="그림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7371" cy="20340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C64E6AB" w14:textId="45CD6DA7" w:rsidR="00656BED" w:rsidDel="006536A4" w:rsidRDefault="00656BED" w:rsidP="00C43CBB">
      <w:pPr>
        <w:pStyle w:val="a0"/>
        <w:rPr>
          <w:del w:id="128" w:author="Joyce Lee" w:date="2021-06-14T10:08:00Z"/>
          <w:lang w:eastAsia="ko-KR"/>
        </w:rPr>
      </w:pPr>
      <w:del w:id="129" w:author="Joyce Lee" w:date="2021-06-14T10:08:00Z">
        <w:r w:rsidDel="006536A4">
          <w:rPr>
            <w:rFonts w:hint="eastAsia"/>
            <w:lang w:eastAsia="ko-KR"/>
          </w:rPr>
          <w:delText>&lt;</w:delText>
        </w:r>
        <w:r w:rsidDel="006536A4">
          <w:rPr>
            <w:rFonts w:hint="eastAsia"/>
            <w:lang w:eastAsia="ko-KR"/>
          </w:rPr>
          <w:delText>추가</w:delText>
        </w:r>
        <w:r w:rsidDel="006536A4">
          <w:rPr>
            <w:rFonts w:hint="eastAsia"/>
            <w:lang w:eastAsia="ko-KR"/>
          </w:rPr>
          <w:delText xml:space="preserve"> </w:delText>
        </w:r>
        <w:r w:rsidDel="006536A4">
          <w:rPr>
            <w:rFonts w:hint="eastAsia"/>
            <w:lang w:eastAsia="ko-KR"/>
          </w:rPr>
          <w:delText>그림</w:delText>
        </w:r>
        <w:r w:rsidDel="006536A4">
          <w:rPr>
            <w:rFonts w:hint="eastAsia"/>
            <w:lang w:eastAsia="ko-KR"/>
          </w:rPr>
          <w:delText>&gt;</w:delText>
        </w:r>
      </w:del>
    </w:p>
    <w:p w14:paraId="25F2112E" w14:textId="483BE8F3" w:rsidR="005304C5" w:rsidRPr="00C43CBB" w:rsidDel="006536A4" w:rsidRDefault="0025393A" w:rsidP="00C43CBB">
      <w:pPr>
        <w:pStyle w:val="a0"/>
        <w:rPr>
          <w:del w:id="130" w:author="Joyce Lee" w:date="2021-06-14T10:08:00Z"/>
          <w:lang w:eastAsia="ko-KR"/>
        </w:rPr>
      </w:pPr>
      <w:del w:id="131" w:author="Joyce Lee" w:date="2021-06-14T10:08:00Z">
        <w:r w:rsidDel="006536A4">
          <w:rPr>
            <w:noProof/>
            <w:lang w:eastAsia="ko-KR"/>
          </w:rPr>
          <w:drawing>
            <wp:inline distT="0" distB="0" distL="0" distR="0" wp14:anchorId="6801302F" wp14:editId="10A26B52">
              <wp:extent cx="5731510" cy="1892745"/>
              <wp:effectExtent l="0" t="0" r="0" b="0"/>
              <wp:docPr id="20" name="그림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892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289CA22" w14:textId="530ACE7D" w:rsidR="009750EE" w:rsidRDefault="00470BC4">
      <w:pPr>
        <w:pStyle w:val="a0"/>
        <w:rPr>
          <w:lang w:eastAsia="ko-KR"/>
        </w:rPr>
      </w:pPr>
      <w:r>
        <w:rPr>
          <w:lang w:eastAsia="ko-KR"/>
        </w:rPr>
        <w:t xml:space="preserve">JDK8 </w:t>
      </w:r>
      <w:r>
        <w:rPr>
          <w:lang w:eastAsia="ko-KR"/>
        </w:rPr>
        <w:t>이상을</w:t>
      </w:r>
      <w:r>
        <w:rPr>
          <w:lang w:eastAsia="ko-KR"/>
        </w:rPr>
        <w:t xml:space="preserve"> </w:t>
      </w:r>
      <w:r>
        <w:rPr>
          <w:lang w:eastAsia="ko-KR"/>
        </w:rPr>
        <w:t>권장한다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www.oracle.com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다운로드할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최신</w:t>
      </w:r>
      <w:r>
        <w:rPr>
          <w:lang w:eastAsia="ko-KR"/>
        </w:rPr>
        <w:t>(2021</w:t>
      </w:r>
      <w:r>
        <w:rPr>
          <w:lang w:eastAsia="ko-KR"/>
        </w:rPr>
        <w:t>년</w:t>
      </w:r>
      <w:r>
        <w:rPr>
          <w:lang w:eastAsia="ko-KR"/>
        </w:rPr>
        <w:t xml:space="preserve"> 5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 xml:space="preserve">) </w:t>
      </w:r>
      <w:r>
        <w:rPr>
          <w:lang w:eastAsia="ko-KR"/>
        </w:rPr>
        <w:t>버전인</w:t>
      </w:r>
      <w:r>
        <w:rPr>
          <w:lang w:eastAsia="ko-KR"/>
        </w:rPr>
        <w:t xml:space="preserve"> </w:t>
      </w:r>
      <w:commentRangeStart w:id="132"/>
      <w:commentRangeStart w:id="133"/>
      <w:r>
        <w:rPr>
          <w:lang w:eastAsia="ko-KR"/>
        </w:rPr>
        <w:t>JDK 16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선택했다</w:t>
      </w:r>
      <w:commentRangeEnd w:id="132"/>
      <w:r w:rsidR="003F405C">
        <w:rPr>
          <w:rStyle w:val="ad"/>
        </w:rPr>
        <w:commentReference w:id="132"/>
      </w:r>
      <w:commentRangeEnd w:id="133"/>
      <w:r w:rsidR="00017CCA">
        <w:rPr>
          <w:rStyle w:val="ad"/>
        </w:rPr>
        <w:commentReference w:id="133"/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시스템에</w:t>
      </w:r>
      <w:r>
        <w:rPr>
          <w:lang w:eastAsia="ko-KR"/>
        </w:rPr>
        <w:t xml:space="preserve"> </w:t>
      </w:r>
      <w:r>
        <w:rPr>
          <w:lang w:eastAsia="ko-KR"/>
        </w:rPr>
        <w:t>설치된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JDK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감지하지만</w:t>
      </w:r>
      <w:r>
        <w:rPr>
          <w:lang w:eastAsia="ko-KR"/>
        </w:rPr>
        <w:t xml:space="preserve">, </w:t>
      </w:r>
      <w:r>
        <w:rPr>
          <w:lang w:eastAsia="ko-KR"/>
        </w:rPr>
        <w:t>그렇지</w:t>
      </w:r>
      <w:r>
        <w:rPr>
          <w:lang w:eastAsia="ko-KR"/>
        </w:rPr>
        <w:t xml:space="preserve"> </w:t>
      </w:r>
      <w:r>
        <w:rPr>
          <w:lang w:eastAsia="ko-KR"/>
        </w:rPr>
        <w:t>않거나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SDK </w:t>
      </w:r>
      <w:r>
        <w:rPr>
          <w:lang w:eastAsia="ko-KR"/>
        </w:rPr>
        <w:t>목록에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JDK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ins w:id="134" w:author="Joyce Lee" w:date="2021-06-14T10:09:00Z">
        <w:r w:rsidR="00CA0A3D">
          <w:rPr>
            <w:rFonts w:hint="eastAsia"/>
            <w:lang w:eastAsia="ko-KR"/>
          </w:rPr>
          <w:t>,</w:t>
        </w:r>
      </w:ins>
      <w:ins w:id="135" w:author="Joyce Lee" w:date="2021-06-14T10:10:00Z">
        <w:r w:rsidR="00CA0A3D">
          <w:rPr>
            <w:rFonts w:hint="eastAsia"/>
            <w:lang w:eastAsia="ko-KR"/>
          </w:rPr>
          <w:t xml:space="preserve"> </w:t>
        </w:r>
        <w:r w:rsidR="00CA0A3D">
          <w:rPr>
            <w:rFonts w:hint="eastAsia"/>
            <w:lang w:eastAsia="ko-KR"/>
          </w:rPr>
          <w:t>프로젝트</w:t>
        </w:r>
        <w:r w:rsidR="00CA0A3D">
          <w:rPr>
            <w:rFonts w:hint="eastAsia"/>
            <w:lang w:eastAsia="ko-KR"/>
          </w:rPr>
          <w:t xml:space="preserve"> </w:t>
        </w:r>
        <w:r w:rsidR="00CA0A3D">
          <w:rPr>
            <w:lang w:eastAsia="ko-KR"/>
          </w:rPr>
          <w:t xml:space="preserve">JDK </w:t>
        </w:r>
        <w:proofErr w:type="spellStart"/>
        <w:r w:rsidR="00CA0A3D">
          <w:rPr>
            <w:rFonts w:hint="eastAsia"/>
            <w:lang w:eastAsia="ko-KR"/>
          </w:rPr>
          <w:t>콤보박스에서</w:t>
        </w:r>
      </w:ins>
      <w:proofErr w:type="spellEnd"/>
      <w:r>
        <w:rPr>
          <w:lang w:eastAsia="ko-KR"/>
        </w:rPr>
        <w:t xml:space="preserve"> </w:t>
      </w:r>
      <w:del w:id="136" w:author="Joyce Lee" w:date="2021-06-14T10:09:00Z">
        <w:r w:rsidDel="00585821">
          <w:rPr>
            <w:rStyle w:val="VerbatimChar"/>
            <w:rFonts w:hint="eastAsia"/>
            <w:lang w:eastAsia="ko-KR"/>
          </w:rPr>
          <w:delText>New</w:delText>
        </w:r>
        <w:r w:rsidDel="00585821">
          <w:rPr>
            <w:rFonts w:hint="eastAsia"/>
            <w:lang w:eastAsia="ko-KR"/>
          </w:rPr>
          <w:delText xml:space="preserve"> </w:delText>
        </w:r>
      </w:del>
      <w:ins w:id="137" w:author="Joyce Lee" w:date="2021-06-14T10:09:00Z">
        <w:r w:rsidR="00585821">
          <w:rPr>
            <w:rStyle w:val="VerbatimChar"/>
            <w:rFonts w:hint="eastAsia"/>
            <w:lang w:eastAsia="ko-KR"/>
          </w:rPr>
          <w:t>다운로드</w:t>
        </w:r>
      </w:ins>
      <w:ins w:id="138" w:author="Joyce Lee" w:date="2021-06-14T10:11:00Z">
        <w:r w:rsidR="00B8499B">
          <w:rPr>
            <w:rStyle w:val="VerbatimChar"/>
            <w:rFonts w:hint="eastAsia"/>
            <w:lang w:eastAsia="ko-KR"/>
          </w:rPr>
          <w:t>(</w:t>
        </w:r>
        <w:r w:rsidR="00B8499B">
          <w:rPr>
            <w:rStyle w:val="VerbatimChar"/>
            <w:lang w:eastAsia="ko-KR"/>
          </w:rPr>
          <w:t>Download JDK)</w:t>
        </w:r>
      </w:ins>
      <w:del w:id="139" w:author="Joyce Lee" w:date="2021-06-14T10:10:00Z">
        <w:r w:rsidDel="00CA0A3D">
          <w:rPr>
            <w:lang w:eastAsia="ko-KR"/>
          </w:rPr>
          <w:delText>버튼을</w:delText>
        </w:r>
      </w:del>
      <w:ins w:id="140" w:author="Joyce Lee" w:date="2021-06-14T10:10:00Z">
        <w:r w:rsidR="00CA0A3D">
          <w:rPr>
            <w:rFonts w:hint="eastAsia"/>
            <w:lang w:eastAsia="ko-KR"/>
          </w:rPr>
          <w:t>를</w:t>
        </w:r>
      </w:ins>
      <w:r>
        <w:rPr>
          <w:lang w:eastAsia="ko-KR"/>
        </w:rPr>
        <w:t xml:space="preserve"> </w:t>
      </w:r>
      <w:del w:id="141" w:author="Joyce Lee" w:date="2021-06-14T10:10:00Z">
        <w:r w:rsidDel="00CA0A3D">
          <w:rPr>
            <w:lang w:eastAsia="ko-KR"/>
          </w:rPr>
          <w:delText>클릭</w:delText>
        </w:r>
      </w:del>
      <w:ins w:id="142" w:author="Joyce Lee" w:date="2021-06-14T10:10:00Z">
        <w:r w:rsidR="00CA0A3D">
          <w:rPr>
            <w:rFonts w:hint="eastAsia"/>
            <w:lang w:eastAsia="ko-KR"/>
          </w:rPr>
          <w:t>선택해</w:t>
        </w:r>
        <w:r w:rsidR="00CA0A3D">
          <w:rPr>
            <w:rFonts w:hint="eastAsia"/>
            <w:lang w:eastAsia="ko-KR"/>
          </w:rPr>
          <w:t xml:space="preserve"> </w:t>
        </w:r>
      </w:ins>
      <w:del w:id="143" w:author="Joyce Lee" w:date="2021-06-14T10:10:00Z">
        <w:r w:rsidDel="00CA0A3D">
          <w:rPr>
            <w:lang w:eastAsia="ko-KR"/>
          </w:rPr>
          <w:delText>하고</w:delText>
        </w:r>
        <w:r w:rsidDel="00CA0A3D">
          <w:rPr>
            <w:lang w:eastAsia="ko-KR"/>
          </w:rPr>
          <w:delText xml:space="preserve"> JDK </w:delText>
        </w:r>
        <w:r w:rsidDel="00CA0A3D">
          <w:rPr>
            <w:lang w:eastAsia="ko-KR"/>
          </w:rPr>
          <w:delText>최상위</w:delText>
        </w:r>
        <w:r w:rsidDel="00CA0A3D">
          <w:rPr>
            <w:lang w:eastAsia="ko-KR"/>
          </w:rPr>
          <w:delText xml:space="preserve"> </w:delText>
        </w:r>
        <w:r w:rsidDel="00CA0A3D">
          <w:rPr>
            <w:lang w:eastAsia="ko-KR"/>
          </w:rPr>
          <w:delText>디렉터리</w:delText>
        </w:r>
        <w:r w:rsidDel="00CA0A3D">
          <w:rPr>
            <w:lang w:eastAsia="ko-KR"/>
          </w:rPr>
          <w:delText xml:space="preserve"> </w:delText>
        </w:r>
        <w:r w:rsidDel="00CA0A3D">
          <w:rPr>
            <w:lang w:eastAsia="ko-KR"/>
          </w:rPr>
          <w:delText>경로를</w:delText>
        </w:r>
        <w:r w:rsidDel="00CA0A3D">
          <w:rPr>
            <w:lang w:eastAsia="ko-KR"/>
          </w:rPr>
          <w:delText xml:space="preserve"> </w:delText>
        </w:r>
        <w:r w:rsidDel="00CA0A3D">
          <w:rPr>
            <w:lang w:eastAsia="ko-KR"/>
          </w:rPr>
          <w:delText>입력해서</w:delText>
        </w:r>
        <w:r w:rsidDel="00CA0A3D">
          <w:rPr>
            <w:lang w:eastAsia="ko-KR"/>
          </w:rPr>
          <w:delText xml:space="preserve"> </w:delText>
        </w:r>
      </w:del>
      <w:r>
        <w:rPr>
          <w:lang w:eastAsia="ko-KR"/>
        </w:rPr>
        <w:t>새로운</w:t>
      </w:r>
      <w:r>
        <w:rPr>
          <w:lang w:eastAsia="ko-KR"/>
        </w:rPr>
        <w:t xml:space="preserve"> JDK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ins w:id="144" w:author="Joyce Lee" w:date="2021-06-14T10:10:00Z">
        <w:r w:rsidR="00B8499B">
          <w:rPr>
            <w:rFonts w:hint="eastAsia"/>
            <w:lang w:eastAsia="ko-KR"/>
          </w:rPr>
          <w:t>또는</w:t>
        </w:r>
        <w:r w:rsidR="00B8499B">
          <w:rPr>
            <w:rFonts w:hint="eastAsia"/>
            <w:lang w:eastAsia="ko-KR"/>
          </w:rPr>
          <w:t xml:space="preserve">, </w:t>
        </w:r>
      </w:ins>
      <w:del w:id="145" w:author="Joyce Lee" w:date="2021-06-14T10:10:00Z">
        <w:r w:rsidDel="00B8499B">
          <w:rPr>
            <w:lang w:eastAsia="ko-KR"/>
          </w:rPr>
          <w:delText>이를</w:delText>
        </w:r>
        <w:r w:rsidDel="00B8499B">
          <w:rPr>
            <w:lang w:eastAsia="ko-KR"/>
          </w:rPr>
          <w:delText xml:space="preserve"> </w:delText>
        </w:r>
        <w:r w:rsidDel="00B8499B">
          <w:rPr>
            <w:lang w:eastAsia="ko-KR"/>
          </w:rPr>
          <w:delText>위해</w:delText>
        </w:r>
        <w:r w:rsidDel="00B8499B">
          <w:rPr>
            <w:lang w:eastAsia="ko-KR"/>
          </w:rPr>
          <w:delText xml:space="preserve"> </w:delText>
        </w:r>
      </w:del>
      <w:r>
        <w:rPr>
          <w:lang w:eastAsia="ko-KR"/>
        </w:rPr>
        <w:t>JDK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ins w:id="146" w:author="Joyce Lee" w:date="2021-06-14T10:11:00Z">
        <w:r w:rsidR="00B8499B">
          <w:rPr>
            <w:rFonts w:hint="eastAsia"/>
            <w:lang w:eastAsia="ko-KR"/>
          </w:rPr>
          <w:t>따로</w:t>
        </w:r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설치하고</w:t>
        </w:r>
        <w:r w:rsidR="00B8499B">
          <w:rPr>
            <w:rFonts w:hint="eastAsia"/>
            <w:lang w:eastAsia="ko-KR"/>
          </w:rPr>
          <w:t xml:space="preserve"> </w:t>
        </w:r>
        <w:proofErr w:type="spellStart"/>
        <w:r w:rsidR="00B8499B">
          <w:rPr>
            <w:rFonts w:hint="eastAsia"/>
            <w:lang w:eastAsia="ko-KR"/>
          </w:rPr>
          <w:t>콤보박스에서</w:t>
        </w:r>
        <w:proofErr w:type="spellEnd"/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추가</w:t>
        </w:r>
        <w:r w:rsidR="00B8499B">
          <w:rPr>
            <w:rFonts w:hint="eastAsia"/>
            <w:lang w:eastAsia="ko-KR"/>
          </w:rPr>
          <w:t>(</w:t>
        </w:r>
        <w:r w:rsidR="00B8499B">
          <w:rPr>
            <w:lang w:eastAsia="ko-KR"/>
          </w:rPr>
          <w:t>Add JDK)</w:t>
        </w:r>
        <w:r w:rsidR="00B8499B">
          <w:rPr>
            <w:rFonts w:hint="eastAsia"/>
            <w:lang w:eastAsia="ko-KR"/>
          </w:rPr>
          <w:t>를</w:t>
        </w:r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선택해</w:t>
        </w:r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인텔리</w:t>
        </w:r>
        <w:r w:rsidR="00B8499B">
          <w:rPr>
            <w:rFonts w:hint="eastAsia"/>
            <w:lang w:eastAsia="ko-KR"/>
          </w:rPr>
          <w:t>J</w:t>
        </w:r>
        <w:r w:rsidR="00B8499B">
          <w:rPr>
            <w:rFonts w:hint="eastAsia"/>
            <w:lang w:eastAsia="ko-KR"/>
          </w:rPr>
          <w:t>에</w:t>
        </w:r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추가할</w:t>
        </w:r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수도</w:t>
        </w:r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있다</w:t>
        </w:r>
        <w:r w:rsidR="00B8499B">
          <w:rPr>
            <w:rFonts w:hint="eastAsia"/>
            <w:lang w:eastAsia="ko-KR"/>
          </w:rPr>
          <w:t>.</w:t>
        </w:r>
        <w:r w:rsidR="00B8499B">
          <w:rPr>
            <w:lang w:eastAsia="ko-KR"/>
          </w:rPr>
          <w:t xml:space="preserve"> </w:t>
        </w:r>
      </w:ins>
      <w:del w:id="147" w:author="Joyce Lee" w:date="2021-06-14T10:11:00Z">
        <w:r w:rsidDel="00B8499B">
          <w:rPr>
            <w:lang w:eastAsia="ko-KR"/>
          </w:rPr>
          <w:delText>미리</w:delText>
        </w:r>
        <w:r w:rsidDel="00B8499B">
          <w:rPr>
            <w:lang w:eastAsia="ko-KR"/>
          </w:rPr>
          <w:delText xml:space="preserve"> </w:delText>
        </w:r>
        <w:r w:rsidDel="00B8499B">
          <w:rPr>
            <w:lang w:eastAsia="ko-KR"/>
          </w:rPr>
          <w:delText>설치해야</w:delText>
        </w:r>
        <w:r w:rsidDel="00B8499B">
          <w:rPr>
            <w:lang w:eastAsia="ko-KR"/>
          </w:rPr>
          <w:delText xml:space="preserve"> </w:delText>
        </w:r>
        <w:r w:rsidDel="00B8499B">
          <w:rPr>
            <w:lang w:eastAsia="ko-KR"/>
          </w:rPr>
          <w:delText>할</w:delText>
        </w:r>
        <w:r w:rsidDel="00B8499B">
          <w:rPr>
            <w:lang w:eastAsia="ko-KR"/>
          </w:rPr>
          <w:delText xml:space="preserve"> </w:delText>
        </w:r>
        <w:r w:rsidDel="00B8499B">
          <w:rPr>
            <w:lang w:eastAsia="ko-KR"/>
          </w:rPr>
          <w:delText>수도</w:delText>
        </w:r>
        <w:r w:rsidDel="00B8499B">
          <w:rPr>
            <w:lang w:eastAsia="ko-KR"/>
          </w:rPr>
          <w:delText xml:space="preserve"> </w:delText>
        </w:r>
        <w:r w:rsidR="005304C5" w:rsidDel="00B8499B">
          <w:rPr>
            <w:lang w:eastAsia="ko-KR"/>
          </w:rPr>
          <w:delText>있</w:delText>
        </w:r>
        <w:r w:rsidR="005304C5" w:rsidDel="00B8499B">
          <w:rPr>
            <w:rFonts w:hint="eastAsia"/>
            <w:lang w:eastAsia="ko-KR"/>
          </w:rPr>
          <w:delText>는데</w:delText>
        </w:r>
        <w:r w:rsidR="005304C5" w:rsidDel="00B8499B">
          <w:rPr>
            <w:rFonts w:hint="eastAsia"/>
            <w:lang w:eastAsia="ko-KR"/>
          </w:rPr>
          <w:delText>,</w:delText>
        </w:r>
      </w:del>
      <w:ins w:id="148" w:author="Joyce Lee" w:date="2021-06-14T10:11:00Z">
        <w:r w:rsidR="00B8499B">
          <w:rPr>
            <w:lang w:eastAsia="ko-KR"/>
          </w:rPr>
          <w:t>JDK</w:t>
        </w:r>
        <w:r w:rsidR="00B8499B">
          <w:rPr>
            <w:rFonts w:hint="eastAsia"/>
            <w:lang w:eastAsia="ko-KR"/>
          </w:rPr>
          <w:t>를</w:t>
        </w:r>
        <w:r w:rsidR="00B8499B">
          <w:rPr>
            <w:rFonts w:hint="eastAsia"/>
            <w:lang w:eastAsia="ko-KR"/>
          </w:rPr>
          <w:t xml:space="preserve"> </w:t>
        </w:r>
        <w:r w:rsidR="00B8499B">
          <w:rPr>
            <w:rFonts w:hint="eastAsia"/>
            <w:lang w:eastAsia="ko-KR"/>
          </w:rPr>
          <w:t>직접</w:t>
        </w:r>
      </w:ins>
      <w:r>
        <w:rPr>
          <w:lang w:eastAsia="ko-KR"/>
        </w:rPr>
        <w:t xml:space="preserve"> </w:t>
      </w:r>
      <w:r>
        <w:rPr>
          <w:lang w:eastAsia="ko-KR"/>
        </w:rPr>
        <w:t>설치해야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https://www.oracle.com/java/technologies/javase-downloads.html 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들어가서</w:t>
      </w:r>
      <w:r>
        <w:rPr>
          <w:lang w:eastAsia="ko-KR"/>
        </w:rPr>
        <w:t xml:space="preserve"> </w:t>
      </w:r>
      <w:r>
        <w:rPr>
          <w:lang w:eastAsia="ko-KR"/>
        </w:rPr>
        <w:t>설치</w:t>
      </w:r>
      <w:r>
        <w:rPr>
          <w:lang w:eastAsia="ko-KR"/>
        </w:rPr>
        <w:t xml:space="preserve"> </w:t>
      </w:r>
      <w:r>
        <w:rPr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JDK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설치하라</w:t>
      </w:r>
      <w:r>
        <w:rPr>
          <w:lang w:eastAsia="ko-KR"/>
        </w:rPr>
        <w:t>.</w:t>
      </w:r>
    </w:p>
    <w:p w14:paraId="0B1C4B94" w14:textId="60A0645B" w:rsidR="009750EE" w:rsidRDefault="00470BC4">
      <w:pPr>
        <w:pStyle w:val="a0"/>
        <w:rPr>
          <w:ins w:id="149" w:author="Joyce Lee" w:date="2021-06-14T10:13:00Z"/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설정해주는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런타입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 w:rsidR="005304C5">
        <w:rPr>
          <w:rFonts w:hint="eastAsia"/>
          <w:lang w:eastAsia="ko-KR"/>
        </w:rPr>
        <w:t>잠시</w:t>
      </w:r>
      <w:r w:rsidR="005304C5">
        <w:rPr>
          <w:rFonts w:hint="eastAsia"/>
          <w:lang w:eastAsia="ko-KR"/>
        </w:rPr>
        <w:t xml:space="preserve"> </w:t>
      </w:r>
      <w:r w:rsidR="005304C5">
        <w:rPr>
          <w:rFonts w:hint="eastAsia"/>
          <w:lang w:eastAsia="ko-KR"/>
        </w:rPr>
        <w:t>설명하겠다</w:t>
      </w:r>
      <w:r>
        <w:rPr>
          <w:lang w:eastAsia="ko-KR"/>
        </w:rPr>
        <w:t xml:space="preserve">. </w:t>
      </w:r>
      <w:r>
        <w:rPr>
          <w:lang w:eastAsia="ko-KR"/>
        </w:rPr>
        <w:t>프로젝트는</w:t>
      </w:r>
      <w:r>
        <w:rPr>
          <w:lang w:eastAsia="ko-KR"/>
        </w:rPr>
        <w:t xml:space="preserve"> </w:t>
      </w:r>
      <w:r w:rsidR="005304C5">
        <w:rPr>
          <w:rFonts w:hint="eastAsia"/>
          <w:lang w:eastAsia="ko-KR"/>
        </w:rPr>
        <w:t>디폴트로</w:t>
      </w:r>
      <w:r w:rsidR="005304C5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IDE </w:t>
      </w:r>
      <w:r>
        <w:rPr>
          <w:lang w:eastAsia="ko-KR"/>
        </w:rPr>
        <w:t>플러그인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참조한다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플러그인이</w:t>
      </w:r>
      <w:r>
        <w:rPr>
          <w:lang w:eastAsia="ko-KR"/>
        </w:rPr>
        <w:t xml:space="preserve"> </w:t>
      </w:r>
      <w:r>
        <w:rPr>
          <w:lang w:eastAsia="ko-KR"/>
        </w:rPr>
        <w:t>업데이트될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업그레이드된다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프로젝트가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런타임</w:t>
      </w:r>
      <w:r>
        <w:rPr>
          <w:lang w:eastAsia="ko-KR"/>
        </w:rPr>
        <w:t xml:space="preserve"> </w:t>
      </w:r>
      <w:r>
        <w:rPr>
          <w:lang w:eastAsia="ko-KR"/>
        </w:rPr>
        <w:t>버전에</w:t>
      </w:r>
      <w:r>
        <w:rPr>
          <w:lang w:eastAsia="ko-KR"/>
        </w:rPr>
        <w:t xml:space="preserve"> </w:t>
      </w:r>
      <w:r>
        <w:rPr>
          <w:lang w:eastAsia="ko-KR"/>
        </w:rPr>
        <w:t>의존하고</w:t>
      </w:r>
      <w:r>
        <w:rPr>
          <w:lang w:eastAsia="ko-KR"/>
        </w:rPr>
        <w:t xml:space="preserve"> </w:t>
      </w:r>
      <w:r>
        <w:rPr>
          <w:lang w:eastAsia="ko-KR"/>
        </w:rPr>
        <w:t>필요할</w:t>
      </w:r>
      <w:r>
        <w:rPr>
          <w:lang w:eastAsia="ko-KR"/>
        </w:rPr>
        <w:t xml:space="preserve"> </w:t>
      </w:r>
      <w:r>
        <w:rPr>
          <w:lang w:eastAsia="ko-KR"/>
        </w:rPr>
        <w:t>때만</w:t>
      </w:r>
      <w:r>
        <w:rPr>
          <w:lang w:eastAsia="ko-KR"/>
        </w:rPr>
        <w:t xml:space="preserve"> </w:t>
      </w:r>
      <w:r w:rsidR="005304C5">
        <w:rPr>
          <w:lang w:eastAsia="ko-KR"/>
        </w:rPr>
        <w:t>수동으로</w:t>
      </w:r>
      <w:r w:rsidR="005304C5"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런타임을</w:t>
      </w:r>
      <w:r>
        <w:rPr>
          <w:lang w:eastAsia="ko-KR"/>
        </w:rPr>
        <w:t xml:space="preserve"> </w:t>
      </w:r>
      <w:r>
        <w:rPr>
          <w:lang w:eastAsia="ko-KR"/>
        </w:rPr>
        <w:t>업데이트하고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Create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누르고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선택해서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보관할</w:t>
      </w:r>
      <w:r>
        <w:rPr>
          <w:lang w:eastAsia="ko-KR"/>
        </w:rPr>
        <w:t xml:space="preserve"> </w:t>
      </w:r>
      <w:r>
        <w:rPr>
          <w:lang w:eastAsia="ko-KR"/>
        </w:rPr>
        <w:t>디렉터리의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436D3D3" w14:textId="010C55BE" w:rsidR="00B8499B" w:rsidRDefault="00B8499B">
      <w:pPr>
        <w:pStyle w:val="a0"/>
        <w:rPr>
          <w:ins w:id="150" w:author="Joyce Lee" w:date="2021-06-14T10:15:00Z"/>
          <w:lang w:eastAsia="ko-KR"/>
        </w:rPr>
      </w:pPr>
      <w:ins w:id="151" w:author="Joyce Lee" w:date="2021-06-14T10:13:00Z">
        <w:r>
          <w:rPr>
            <w:rFonts w:hint="eastAsia"/>
            <w:lang w:eastAsia="ko-KR"/>
          </w:rPr>
          <w:t>빌드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시스템으로는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인텔리</w:t>
        </w:r>
        <w:r>
          <w:rPr>
            <w:rFonts w:hint="eastAsia"/>
            <w:lang w:eastAsia="ko-KR"/>
          </w:rPr>
          <w:t>J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선택하라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  <w:ins w:id="152" w:author="Joyce Lee" w:date="2021-06-14T10:14:00Z">
        <w:r>
          <w:rPr>
            <w:rFonts w:hint="eastAsia"/>
            <w:lang w:eastAsia="ko-KR"/>
          </w:rPr>
          <w:t>실무에서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프로젝트를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진행한다면</w:t>
        </w:r>
      </w:ins>
      <w:ins w:id="153" w:author="Joyce Lee" w:date="2021-06-14T10:13:00Z"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그레이들</w:t>
        </w:r>
        <w:proofErr w:type="spellEnd"/>
        <w:r>
          <w:rPr>
            <w:rFonts w:hint="eastAsia"/>
            <w:lang w:eastAsia="ko-KR"/>
          </w:rPr>
          <w:t>(</w:t>
        </w:r>
        <w:r>
          <w:rPr>
            <w:lang w:eastAsia="ko-KR"/>
          </w:rPr>
          <w:t>Gradle)</w:t>
        </w:r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코틀린이나</w:t>
        </w:r>
        <w:proofErr w:type="spellEnd"/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그레이들</w:t>
        </w:r>
        <w:proofErr w:type="spellEnd"/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그루비</w:t>
        </w:r>
        <w:proofErr w:type="spellEnd"/>
        <w:r>
          <w:rPr>
            <w:rFonts w:hint="eastAsia"/>
            <w:lang w:eastAsia="ko-KR"/>
          </w:rPr>
          <w:t>(</w:t>
        </w:r>
      </w:ins>
      <w:ins w:id="154" w:author="Joyce Lee" w:date="2021-06-14T10:14:00Z">
        <w:r>
          <w:rPr>
            <w:rFonts w:hint="eastAsia"/>
            <w:lang w:eastAsia="ko-KR"/>
          </w:rPr>
          <w:t>G</w:t>
        </w:r>
        <w:r>
          <w:rPr>
            <w:lang w:eastAsia="ko-KR"/>
          </w:rPr>
          <w:t>roovy)</w:t>
        </w:r>
      </w:ins>
      <w:ins w:id="155" w:author="Joyce Lee" w:date="2021-06-14T10:13:00Z"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</w:ins>
      <w:ins w:id="156" w:author="Joyce Lee" w:date="2021-06-14T10:14:00Z"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가능성이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높지만</w:t>
        </w:r>
        <w:r>
          <w:rPr>
            <w:rFonts w:hint="eastAsia"/>
            <w:lang w:eastAsia="ko-KR"/>
          </w:rPr>
          <w:t>,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다른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외부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라이브러리를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않는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진행할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인텔리</w:t>
        </w:r>
        <w:r>
          <w:rPr>
            <w:rFonts w:hint="eastAsia"/>
            <w:lang w:eastAsia="ko-KR"/>
          </w:rPr>
          <w:t>J</w:t>
        </w:r>
        <w:r>
          <w:rPr>
            <w:rFonts w:hint="eastAsia"/>
            <w:lang w:eastAsia="ko-KR"/>
          </w:rPr>
          <w:t>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빌드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시스템으로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사용해도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큰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문제가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없다</w:t>
        </w:r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  <w:r>
          <w:rPr>
            <w:rFonts w:hint="eastAsia"/>
            <w:lang w:eastAsia="ko-KR"/>
          </w:rPr>
          <w:t>나중에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안드로이드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개발이나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개발</w:t>
        </w:r>
      </w:ins>
      <w:ins w:id="157" w:author="Joyce Lee" w:date="2021-06-14T10:15:00Z"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등에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설명할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때</w:t>
        </w:r>
        <w:r>
          <w:rPr>
            <w:rFonts w:hint="eastAsia"/>
            <w:lang w:eastAsia="ko-KR"/>
          </w:rPr>
          <w:t xml:space="preserve"> </w:t>
        </w:r>
        <w:proofErr w:type="spellStart"/>
        <w:r>
          <w:rPr>
            <w:rFonts w:hint="eastAsia"/>
            <w:lang w:eastAsia="ko-KR"/>
          </w:rPr>
          <w:t>그레이들을</w:t>
        </w:r>
        <w:proofErr w:type="spellEnd"/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사용하는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볼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있다</w:t>
        </w:r>
        <w:r>
          <w:rPr>
            <w:rFonts w:hint="eastAsia"/>
            <w:lang w:eastAsia="ko-KR"/>
          </w:rPr>
          <w:t>.</w:t>
        </w:r>
      </w:ins>
    </w:p>
    <w:p w14:paraId="5142178A" w14:textId="03368F23" w:rsidR="00B8499B" w:rsidRDefault="00B8499B">
      <w:pPr>
        <w:pStyle w:val="a0"/>
        <w:rPr>
          <w:ins w:id="158" w:author="Joyce Lee" w:date="2021-06-14T10:21:00Z"/>
          <w:lang w:eastAsia="ko-KR"/>
        </w:rPr>
      </w:pPr>
      <w:ins w:id="159" w:author="Joyce Lee" w:date="2021-06-14T10:15:00Z">
        <w:r>
          <w:rPr>
            <w:rFonts w:hint="eastAsia"/>
            <w:lang w:eastAsia="ko-KR"/>
          </w:rPr>
          <w:t>그림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1.4 </w:t>
        </w:r>
        <w:r>
          <w:rPr>
            <w:rFonts w:hint="eastAsia"/>
            <w:lang w:eastAsia="ko-KR"/>
          </w:rPr>
          <w:t>화면에서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필요한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부분을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모두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선택하거나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입력하고</w:t>
        </w:r>
        <w:r>
          <w:rPr>
            <w:rFonts w:hint="eastAsia"/>
            <w:lang w:eastAsia="ko-KR"/>
          </w:rPr>
          <w:t>,</w:t>
        </w:r>
        <w:r>
          <w:rPr>
            <w:lang w:eastAsia="ko-KR"/>
          </w:rPr>
          <w:t xml:space="preserve"> Next </w:t>
        </w:r>
        <w:r>
          <w:rPr>
            <w:rFonts w:hint="eastAsia"/>
            <w:lang w:eastAsia="ko-KR"/>
          </w:rPr>
          <w:t>버튼을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누르면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모듈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설정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나온다</w:t>
        </w:r>
      </w:ins>
      <w:ins w:id="160" w:author="Joyce Lee" w:date="2021-06-14T10:16:00Z">
        <w:r w:rsidR="00F16356">
          <w:rPr>
            <w:rFonts w:hint="eastAsia"/>
            <w:lang w:eastAsia="ko-KR"/>
          </w:rPr>
          <w:t>(</w:t>
        </w:r>
        <w:r w:rsidR="00F16356">
          <w:rPr>
            <w:rFonts w:hint="eastAsia"/>
            <w:lang w:eastAsia="ko-KR"/>
          </w:rPr>
          <w:t>그림</w:t>
        </w:r>
        <w:r w:rsidR="00F16356">
          <w:rPr>
            <w:rFonts w:hint="eastAsia"/>
            <w:lang w:eastAsia="ko-KR"/>
          </w:rPr>
          <w:t xml:space="preserve"> </w:t>
        </w:r>
        <w:r w:rsidR="00F16356">
          <w:rPr>
            <w:lang w:eastAsia="ko-KR"/>
          </w:rPr>
          <w:t>1.5)</w:t>
        </w:r>
      </w:ins>
      <w:ins w:id="161" w:author="Joyce Lee" w:date="2021-06-14T10:15:00Z">
        <w:r>
          <w:rPr>
            <w:rFonts w:hint="eastAsia"/>
            <w:lang w:eastAsia="ko-KR"/>
          </w:rPr>
          <w:t>.</w:t>
        </w:r>
        <w:r>
          <w:rPr>
            <w:lang w:eastAsia="ko-KR"/>
          </w:rPr>
          <w:t xml:space="preserve"> </w:t>
        </w:r>
      </w:ins>
      <w:ins w:id="162" w:author="Joyce Lee" w:date="2021-06-14T10:16:00Z">
        <w:r>
          <w:rPr>
            <w:rFonts w:hint="eastAsia"/>
            <w:lang w:eastAsia="ko-KR"/>
          </w:rPr>
          <w:t>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책의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대부분의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예제에서는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웹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서버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기능을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사용할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일이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없으므로</w:t>
        </w:r>
        <w:r>
          <w:rPr>
            <w:rFonts w:hint="eastAsia"/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템플릿으로는</w:t>
        </w:r>
        <w:r w:rsidR="00F16356">
          <w:rPr>
            <w:rFonts w:hint="eastAsia"/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콘솔</w:t>
        </w:r>
        <w:r w:rsidR="00F16356">
          <w:rPr>
            <w:rFonts w:hint="eastAsia"/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애플리케이션을</w:t>
        </w:r>
        <w:r w:rsidR="00F16356">
          <w:rPr>
            <w:rFonts w:hint="eastAsia"/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선택하고</w:t>
        </w:r>
        <w:r w:rsidR="00F16356">
          <w:rPr>
            <w:rFonts w:hint="eastAsia"/>
            <w:lang w:eastAsia="ko-KR"/>
          </w:rPr>
          <w:t>,</w:t>
        </w:r>
        <w:r w:rsidR="00F16356">
          <w:rPr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테스트</w:t>
        </w:r>
        <w:r w:rsidR="00F16356">
          <w:rPr>
            <w:rFonts w:hint="eastAsia"/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프레임워크로는</w:t>
        </w:r>
        <w:r w:rsidR="00F16356">
          <w:rPr>
            <w:rFonts w:hint="eastAsia"/>
            <w:lang w:eastAsia="ko-KR"/>
          </w:rPr>
          <w:t xml:space="preserve"> </w:t>
        </w:r>
      </w:ins>
      <w:ins w:id="163" w:author="Joyce Lee" w:date="2021-06-14T10:17:00Z">
        <w:r w:rsidR="00F16356">
          <w:rPr>
            <w:lang w:eastAsia="ko-KR"/>
          </w:rPr>
          <w:t>None</w:t>
        </w:r>
        <w:r w:rsidR="00F16356">
          <w:rPr>
            <w:rFonts w:hint="eastAsia"/>
            <w:lang w:eastAsia="ko-KR"/>
          </w:rPr>
          <w:t>을</w:t>
        </w:r>
        <w:r w:rsidR="00F16356">
          <w:rPr>
            <w:rFonts w:hint="eastAsia"/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선택한다</w:t>
        </w:r>
        <w:r w:rsidR="00F16356">
          <w:rPr>
            <w:rFonts w:hint="eastAsia"/>
            <w:lang w:eastAsia="ko-KR"/>
          </w:rPr>
          <w:t>.</w:t>
        </w:r>
        <w:r w:rsidR="00F16356">
          <w:rPr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테스트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설정</w:t>
        </w:r>
        <w:r w:rsidR="00F16356">
          <w:rPr>
            <w:rFonts w:hint="eastAsia"/>
            <w:lang w:eastAsia="ko-KR"/>
          </w:rPr>
          <w:t>에</w:t>
        </w:r>
        <w:r w:rsidR="00F16356">
          <w:rPr>
            <w:rFonts w:hint="eastAsia"/>
            <w:lang w:eastAsia="ko-KR"/>
          </w:rPr>
          <w:t xml:space="preserve"> </w:t>
        </w:r>
        <w:r w:rsidR="00F16356">
          <w:rPr>
            <w:rFonts w:hint="eastAsia"/>
            <w:lang w:eastAsia="ko-KR"/>
          </w:rPr>
          <w:t>대해서는</w:t>
        </w:r>
        <w:r w:rsidR="00F1635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코테스트</w:t>
        </w:r>
        <w:r w:rsidR="00F45926">
          <w:rPr>
            <w:rFonts w:hint="eastAsia"/>
            <w:lang w:eastAsia="ko-KR"/>
          </w:rPr>
          <w:t>(</w:t>
        </w:r>
        <w:proofErr w:type="spellStart"/>
        <w:r w:rsidR="00F45926">
          <w:rPr>
            <w:lang w:eastAsia="ko-KR"/>
          </w:rPr>
          <w:t>KoTest</w:t>
        </w:r>
        <w:proofErr w:type="spellEnd"/>
        <w:r w:rsidR="00F45926">
          <w:rPr>
            <w:lang w:eastAsia="ko-KR"/>
          </w:rPr>
          <w:t>)</w:t>
        </w:r>
        <w:r w:rsidR="00F45926">
          <w:rPr>
            <w:rFonts w:hint="eastAsia"/>
            <w:lang w:eastAsia="ko-KR"/>
          </w:rPr>
          <w:t>에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대해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설명할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때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다시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다룬다</w:t>
        </w:r>
        <w:r w:rsidR="00F45926">
          <w:rPr>
            <w:rFonts w:hint="eastAsia"/>
            <w:lang w:eastAsia="ko-KR"/>
          </w:rPr>
          <w:t>.</w:t>
        </w:r>
        <w:r w:rsidR="00F45926">
          <w:rPr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타겟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lang w:eastAsia="ko-KR"/>
          </w:rPr>
          <w:t xml:space="preserve">JVM </w:t>
        </w:r>
        <w:r w:rsidR="00F45926">
          <w:rPr>
            <w:rFonts w:hint="eastAsia"/>
            <w:lang w:eastAsia="ko-KR"/>
          </w:rPr>
          <w:t>버전</w:t>
        </w:r>
        <w:r w:rsidR="00F45926">
          <w:rPr>
            <w:rFonts w:hint="eastAsia"/>
            <w:lang w:eastAsia="ko-KR"/>
          </w:rPr>
          <w:t>(</w:t>
        </w:r>
        <w:r w:rsidR="00F45926">
          <w:rPr>
            <w:lang w:eastAsia="ko-KR"/>
          </w:rPr>
          <w:t>Target JVM Version)</w:t>
        </w:r>
        <w:r w:rsidR="00F45926">
          <w:rPr>
            <w:rFonts w:hint="eastAsia"/>
            <w:lang w:eastAsia="ko-KR"/>
          </w:rPr>
          <w:t>은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컴파일러가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생성할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바이트코드</w:t>
        </w:r>
        <w:r w:rsidR="00F45926">
          <w:rPr>
            <w:rFonts w:hint="eastAsia"/>
            <w:lang w:eastAsia="ko-KR"/>
          </w:rPr>
          <w:t>(</w:t>
        </w:r>
        <w:r w:rsidR="00F45926">
          <w:rPr>
            <w:rFonts w:hint="eastAsia"/>
            <w:lang w:eastAsia="ko-KR"/>
          </w:rPr>
          <w:t>자바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가상머신이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실행할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수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있는</w:t>
        </w:r>
        <w:r w:rsidR="00F45926">
          <w:rPr>
            <w:rFonts w:hint="eastAsia"/>
            <w:lang w:eastAsia="ko-KR"/>
          </w:rPr>
          <w:t xml:space="preserve"> </w:t>
        </w:r>
      </w:ins>
      <w:ins w:id="164" w:author="Joyce Lee" w:date="2021-06-14T10:18:00Z">
        <w:r w:rsidR="00F45926">
          <w:rPr>
            <w:rFonts w:hint="eastAsia"/>
            <w:lang w:eastAsia="ko-KR"/>
          </w:rPr>
          <w:t>명령어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코드</w:t>
        </w:r>
        <w:r w:rsidR="00F45926">
          <w:rPr>
            <w:rFonts w:hint="eastAsia"/>
            <w:lang w:eastAsia="ko-KR"/>
          </w:rPr>
          <w:t>)</w:t>
        </w:r>
        <w:r w:rsidR="00F45926">
          <w:rPr>
            <w:rFonts w:hint="eastAsia"/>
            <w:lang w:eastAsia="ko-KR"/>
          </w:rPr>
          <w:t>의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버전을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결정한다</w:t>
        </w:r>
        <w:r w:rsidR="00F45926">
          <w:rPr>
            <w:rFonts w:hint="eastAsia"/>
            <w:lang w:eastAsia="ko-KR"/>
          </w:rPr>
          <w:t>.</w:t>
        </w:r>
        <w:r w:rsidR="00F45926">
          <w:rPr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실무</w:t>
        </w:r>
      </w:ins>
      <w:ins w:id="165" w:author="Joyce Lee" w:date="2021-06-14T10:19:00Z">
        <w:r w:rsidR="00F45926">
          <w:rPr>
            <w:rFonts w:hint="eastAsia"/>
            <w:lang w:eastAsia="ko-KR"/>
          </w:rPr>
          <w:t>라면</w:t>
        </w:r>
      </w:ins>
      <w:ins w:id="166" w:author="Joyce Lee" w:date="2021-06-14T10:18:00Z"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배포</w:t>
        </w:r>
      </w:ins>
      <w:ins w:id="167" w:author="Joyce Lee" w:date="2021-06-14T10:19:00Z">
        <w:r w:rsidR="00F45926">
          <w:rPr>
            <w:rFonts w:hint="eastAsia"/>
            <w:lang w:eastAsia="ko-KR"/>
          </w:rPr>
          <w:t>할</w:t>
        </w:r>
        <w:r w:rsidR="00F45926">
          <w:rPr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환경에서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사용할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lang w:eastAsia="ko-KR"/>
          </w:rPr>
          <w:t xml:space="preserve">JVM </w:t>
        </w:r>
        <w:r w:rsidR="00F45926">
          <w:rPr>
            <w:rFonts w:hint="eastAsia"/>
            <w:lang w:eastAsia="ko-KR"/>
          </w:rPr>
          <w:t>버전</w:t>
        </w:r>
      </w:ins>
      <w:ins w:id="168" w:author="Joyce Lee" w:date="2021-06-14T10:18:00Z">
        <w:r w:rsidR="00F45926">
          <w:rPr>
            <w:rFonts w:hint="eastAsia"/>
            <w:lang w:eastAsia="ko-KR"/>
          </w:rPr>
          <w:t>에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따라</w:t>
        </w:r>
        <w:r w:rsidR="00F45926">
          <w:rPr>
            <w:rFonts w:hint="eastAsia"/>
            <w:lang w:eastAsia="ko-KR"/>
          </w:rPr>
          <w:t xml:space="preserve"> </w:t>
        </w:r>
      </w:ins>
      <w:ins w:id="169" w:author="Joyce Lee" w:date="2021-06-14T10:19:00Z">
        <w:r w:rsidR="00F45926">
          <w:rPr>
            <w:rFonts w:hint="eastAsia"/>
            <w:lang w:eastAsia="ko-KR"/>
          </w:rPr>
          <w:t>적절한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버전을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선택하면</w:t>
        </w:r>
        <w:r w:rsidR="00F45926">
          <w:rPr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되지만</w:t>
        </w:r>
        <w:r w:rsidR="00F45926">
          <w:rPr>
            <w:rFonts w:hint="eastAsia"/>
            <w:lang w:eastAsia="ko-KR"/>
          </w:rPr>
          <w:t>,</w:t>
        </w:r>
        <w:r w:rsidR="00F45926">
          <w:rPr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여기서는</w:t>
        </w:r>
        <w:r w:rsidR="00F45926">
          <w:rPr>
            <w:rFonts w:hint="eastAsia"/>
            <w:lang w:eastAsia="ko-KR"/>
          </w:rPr>
          <w:t xml:space="preserve"> </w:t>
        </w:r>
      </w:ins>
      <w:ins w:id="170" w:author="Joyce Lee" w:date="2021-06-14T10:20:00Z">
        <w:r w:rsidR="00F45926">
          <w:rPr>
            <w:lang w:eastAsia="ko-KR"/>
          </w:rPr>
          <w:t>1.8</w:t>
        </w:r>
        <w:r w:rsidR="00F45926">
          <w:rPr>
            <w:rFonts w:hint="eastAsia"/>
            <w:lang w:eastAsia="ko-KR"/>
          </w:rPr>
          <w:t>을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선택하라</w:t>
        </w:r>
        <w:r w:rsidR="00F45926">
          <w:rPr>
            <w:rFonts w:hint="eastAsia"/>
            <w:lang w:eastAsia="ko-KR"/>
          </w:rPr>
          <w:t>.</w:t>
        </w:r>
        <w:r w:rsidR="00F45926">
          <w:rPr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화면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lang w:eastAsia="ko-KR"/>
          </w:rPr>
          <w:t>1.3</w:t>
        </w:r>
        <w:r w:rsidR="00F45926">
          <w:rPr>
            <w:rFonts w:hint="eastAsia"/>
            <w:lang w:eastAsia="ko-KR"/>
          </w:rPr>
          <w:t>에서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선택한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lang w:eastAsia="ko-KR"/>
          </w:rPr>
          <w:t>J</w:t>
        </w:r>
        <w:r w:rsidR="00F45926">
          <w:rPr>
            <w:rFonts w:hint="eastAsia"/>
            <w:lang w:eastAsia="ko-KR"/>
          </w:rPr>
          <w:t>D</w:t>
        </w:r>
        <w:r w:rsidR="00F45926">
          <w:rPr>
            <w:lang w:eastAsia="ko-KR"/>
          </w:rPr>
          <w:t xml:space="preserve">K </w:t>
        </w:r>
        <w:r w:rsidR="00F45926">
          <w:rPr>
            <w:rFonts w:hint="eastAsia"/>
            <w:lang w:eastAsia="ko-KR"/>
          </w:rPr>
          <w:t>버전보다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더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낮거나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같</w:t>
        </w:r>
      </w:ins>
      <w:ins w:id="171" w:author="Joyce Lee" w:date="2021-06-14T10:21:00Z">
        <w:r w:rsidR="00F45926">
          <w:rPr>
            <w:rFonts w:hint="eastAsia"/>
            <w:lang w:eastAsia="ko-KR"/>
          </w:rPr>
          <w:t>은</w:t>
        </w:r>
      </w:ins>
      <w:ins w:id="172" w:author="Joyce Lee" w:date="2021-06-14T10:20:00Z"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버전을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선택</w:t>
        </w:r>
      </w:ins>
      <w:ins w:id="173" w:author="Joyce Lee" w:date="2021-06-14T10:21:00Z">
        <w:r w:rsidR="00F45926">
          <w:rPr>
            <w:rFonts w:hint="eastAsia"/>
            <w:lang w:eastAsia="ko-KR"/>
          </w:rPr>
          <w:t>해야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한다</w:t>
        </w:r>
        <w:r w:rsidR="00F45926">
          <w:rPr>
            <w:rFonts w:hint="eastAsia"/>
            <w:lang w:eastAsia="ko-KR"/>
          </w:rPr>
          <w:t>.</w:t>
        </w:r>
        <w:r w:rsidR="00F45926">
          <w:rPr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그렇지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않으면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컴파일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후</w:t>
        </w:r>
        <w:r w:rsidR="00F45926">
          <w:rPr>
            <w:rFonts w:hint="eastAsia"/>
            <w:lang w:eastAsia="ko-KR"/>
          </w:rPr>
          <w:t xml:space="preserve"> </w:t>
        </w:r>
        <w:proofErr w:type="spellStart"/>
        <w:r w:rsidR="00F45926">
          <w:rPr>
            <w:rFonts w:hint="eastAsia"/>
            <w:lang w:eastAsia="ko-KR"/>
          </w:rPr>
          <w:t>실행시</w:t>
        </w:r>
        <w:proofErr w:type="spellEnd"/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문제가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생길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수</w:t>
        </w:r>
        <w:r w:rsidR="00F45926">
          <w:rPr>
            <w:rFonts w:hint="eastAsia"/>
            <w:lang w:eastAsia="ko-KR"/>
          </w:rPr>
          <w:t xml:space="preserve"> </w:t>
        </w:r>
        <w:r w:rsidR="00F45926">
          <w:rPr>
            <w:rFonts w:hint="eastAsia"/>
            <w:lang w:eastAsia="ko-KR"/>
          </w:rPr>
          <w:t>있다</w:t>
        </w:r>
        <w:r w:rsidR="00F45926">
          <w:rPr>
            <w:rFonts w:hint="eastAsia"/>
            <w:lang w:eastAsia="ko-KR"/>
          </w:rPr>
          <w:t>.</w:t>
        </w:r>
      </w:ins>
    </w:p>
    <w:p w14:paraId="22A3458A" w14:textId="77777777" w:rsidR="00F40FE0" w:rsidRDefault="00F40FE0">
      <w:pPr>
        <w:pStyle w:val="a0"/>
        <w:rPr>
          <w:ins w:id="174" w:author="Joyce Lee" w:date="2021-06-14T10:22:00Z"/>
          <w:lang w:eastAsia="ko-KR"/>
        </w:rPr>
      </w:pPr>
    </w:p>
    <w:p w14:paraId="5F1DD65A" w14:textId="3FE3D65B" w:rsidR="000A401C" w:rsidRDefault="000A401C">
      <w:pPr>
        <w:pStyle w:val="a0"/>
        <w:rPr>
          <w:ins w:id="175" w:author="Joyce Lee" w:date="2021-06-14T10:21:00Z"/>
          <w:lang w:eastAsia="ko-KR"/>
        </w:rPr>
      </w:pPr>
      <w:ins w:id="176" w:author="Joyce Lee" w:date="2021-06-14T10:21:00Z">
        <w:r>
          <w:rPr>
            <w:rFonts w:hint="eastAsia"/>
            <w:lang w:eastAsia="ko-KR"/>
          </w:rPr>
          <w:t>그림</w:t>
        </w:r>
        <w:r>
          <w:rPr>
            <w:rFonts w:hint="eastAsia"/>
            <w:lang w:eastAsia="ko-KR"/>
          </w:rPr>
          <w:t xml:space="preserve"> </w:t>
        </w:r>
        <w:r>
          <w:rPr>
            <w:lang w:eastAsia="ko-KR"/>
          </w:rPr>
          <w:t xml:space="preserve">1.5 </w:t>
        </w:r>
        <w:r>
          <w:rPr>
            <w:rFonts w:hint="eastAsia"/>
            <w:lang w:eastAsia="ko-KR"/>
          </w:rPr>
          <w:t>모듈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설</w:t>
        </w:r>
      </w:ins>
      <w:ins w:id="177" w:author="Joyce Lee" w:date="2021-06-14T10:22:00Z">
        <w:r>
          <w:rPr>
            <w:rFonts w:hint="eastAsia"/>
            <w:lang w:eastAsia="ko-KR"/>
          </w:rPr>
          <w:t>정</w:t>
        </w:r>
        <w:r>
          <w:rPr>
            <w:rFonts w:hint="eastAsia"/>
            <w:lang w:eastAsia="ko-KR"/>
          </w:rPr>
          <w:t xml:space="preserve"> </w:t>
        </w:r>
        <w:r>
          <w:rPr>
            <w:rFonts w:hint="eastAsia"/>
            <w:lang w:eastAsia="ko-KR"/>
          </w:rPr>
          <w:t>화면</w:t>
        </w:r>
      </w:ins>
    </w:p>
    <w:p w14:paraId="69995908" w14:textId="68AA11A8" w:rsidR="000A401C" w:rsidRDefault="000A401C">
      <w:pPr>
        <w:pStyle w:val="a0"/>
        <w:rPr>
          <w:lang w:eastAsia="ko-KR"/>
        </w:rPr>
      </w:pPr>
      <w:ins w:id="178" w:author="Joyce Lee" w:date="2021-06-14T10:21:00Z">
        <w:r>
          <w:rPr>
            <w:noProof/>
          </w:rPr>
          <w:lastRenderedPageBreak/>
          <w:drawing>
            <wp:inline distT="0" distB="0" distL="0" distR="0" wp14:anchorId="5F745A88" wp14:editId="7C988BC2">
              <wp:extent cx="5731510" cy="3329940"/>
              <wp:effectExtent l="0" t="0" r="0" b="0"/>
              <wp:docPr id="44" name="그림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29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8C1C58" w14:textId="676ABF9C" w:rsidR="009750EE" w:rsidRDefault="00470BC4">
      <w:pPr>
        <w:pStyle w:val="a0"/>
        <w:rPr>
          <w:lang w:eastAsia="ko-KR"/>
        </w:rPr>
      </w:pPr>
      <w:del w:id="179" w:author="Joyce Lee" w:date="2021-06-14T10:22:00Z">
        <w:r w:rsidDel="00F40FE0">
          <w:rPr>
            <w:lang w:eastAsia="ko-KR"/>
          </w:rPr>
          <w:delText>이제</w:delText>
        </w:r>
        <w:r w:rsidDel="00F40FE0">
          <w:rPr>
            <w:lang w:eastAsia="ko-KR"/>
          </w:rPr>
          <w:delText xml:space="preserve"> </w:delText>
        </w:r>
        <w:r w:rsidDel="00F40FE0">
          <w:rPr>
            <w:lang w:eastAsia="ko-KR"/>
          </w:rPr>
          <w:delText>마지막</w:delText>
        </w:r>
        <w:r w:rsidDel="00F40FE0">
          <w:rPr>
            <w:lang w:eastAsia="ko-KR"/>
          </w:rPr>
          <w:delText xml:space="preserve"> </w:delText>
        </w:r>
        <w:r w:rsidDel="00F40FE0">
          <w:rPr>
            <w:lang w:eastAsia="ko-KR"/>
          </w:rPr>
          <w:delText>단계다</w:delText>
        </w:r>
        <w:r w:rsidDel="00F40FE0">
          <w:rPr>
            <w:lang w:eastAsia="ko-KR"/>
          </w:rPr>
          <w:delText xml:space="preserve">. </w:delText>
        </w:r>
      </w:del>
      <w:r>
        <w:rPr>
          <w:rStyle w:val="VerbatimChar"/>
          <w:lang w:eastAsia="ko-KR"/>
        </w:rPr>
        <w:t>Finish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만들어서</w:t>
      </w:r>
      <w:ins w:id="180" w:author="Joyce Lee" w:date="2021-06-14T10:22:00Z">
        <w:r w:rsidR="00F40FE0">
          <w:rPr>
            <w:rFonts w:hint="eastAsia"/>
            <w:lang w:eastAsia="ko-KR"/>
          </w:rPr>
          <w:t xml:space="preserve"> </w:t>
        </w:r>
        <w:r w:rsidR="00F40FE0">
          <w:rPr>
            <w:rFonts w:hint="eastAsia"/>
            <w:lang w:eastAsia="ko-KR"/>
          </w:rPr>
          <w:t>열어준</w:t>
        </w:r>
      </w:ins>
      <w:del w:id="181" w:author="Joyce Lee" w:date="2021-06-14T10:22:00Z">
        <w:r w:rsidDel="00F40FE0">
          <w:rPr>
            <w:lang w:eastAsia="ko-KR"/>
          </w:rPr>
          <w:delText xml:space="preserve"> </w:delText>
        </w:r>
        <w:r w:rsidDel="00F40FE0">
          <w:rPr>
            <w:lang w:eastAsia="ko-KR"/>
          </w:rPr>
          <w:delText>오픈한</w:delText>
        </w:r>
      </w:del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패널이</w:t>
      </w:r>
      <w:r>
        <w:rPr>
          <w:lang w:eastAsia="ko-KR"/>
        </w:rPr>
        <w:t xml:space="preserve"> </w:t>
      </w:r>
      <w:r w:rsidR="00AF1F2E">
        <w:rPr>
          <w:rFonts w:hint="eastAsia"/>
          <w:lang w:eastAsia="ko-KR"/>
        </w:rPr>
        <w:t>두</w:t>
      </w:r>
      <w:r w:rsidR="00AF1F2E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뷰를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왼쪽에는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(Project)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, </w:t>
      </w:r>
      <w:r>
        <w:rPr>
          <w:lang w:eastAsia="ko-KR"/>
        </w:rPr>
        <w:t>편집기</w:t>
      </w:r>
      <w:r>
        <w:rPr>
          <w:lang w:eastAsia="ko-KR"/>
        </w:rPr>
        <w:t>(editor)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차지한다</w:t>
      </w:r>
      <w:r>
        <w:rPr>
          <w:lang w:eastAsia="ko-KR"/>
        </w:rPr>
        <w:t xml:space="preserve">. </w:t>
      </w:r>
      <w:r>
        <w:rPr>
          <w:lang w:eastAsia="ko-KR"/>
        </w:rPr>
        <w:t>아직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파일도</w:t>
      </w:r>
      <w:r>
        <w:rPr>
          <w:lang w:eastAsia="ko-KR"/>
        </w:rPr>
        <w:t xml:space="preserve"> </w:t>
      </w:r>
      <w:r w:rsidR="00AF1F2E">
        <w:rPr>
          <w:rFonts w:hint="eastAsia"/>
          <w:lang w:eastAsia="ko-KR"/>
        </w:rPr>
        <w:t>열지</w:t>
      </w:r>
      <w:r w:rsidR="00AF1F2E">
        <w:rPr>
          <w:rFonts w:hint="eastAsia"/>
          <w:lang w:eastAsia="ko-KR"/>
        </w:rPr>
        <w:t xml:space="preserve"> </w:t>
      </w:r>
      <w:r w:rsidR="00AF1F2E">
        <w:rPr>
          <w:rFonts w:hint="eastAsia"/>
          <w:lang w:eastAsia="ko-KR"/>
        </w:rPr>
        <w:t>않았기</w:t>
      </w:r>
      <w:r w:rsidR="00AF1F2E">
        <w:rPr>
          <w:rFonts w:hint="eastAsia"/>
          <w:lang w:eastAsia="ko-KR"/>
        </w:rPr>
        <w:t xml:space="preserve"> </w:t>
      </w:r>
      <w:r w:rsidR="00AF1F2E">
        <w:rPr>
          <w:rFonts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편집기</w:t>
      </w:r>
      <w:r>
        <w:rPr>
          <w:lang w:eastAsia="ko-KR"/>
        </w:rPr>
        <w:t xml:space="preserve"> </w:t>
      </w:r>
      <w:r>
        <w:rPr>
          <w:lang w:eastAsia="ko-KR"/>
        </w:rPr>
        <w:t>창은</w:t>
      </w:r>
      <w:r>
        <w:rPr>
          <w:lang w:eastAsia="ko-KR"/>
        </w:rPr>
        <w:t xml:space="preserve"> </w:t>
      </w:r>
      <w:r>
        <w:rPr>
          <w:lang w:eastAsia="ko-KR"/>
        </w:rPr>
        <w:t>비어</w:t>
      </w:r>
      <w:r w:rsidR="00AF1F2E">
        <w:rPr>
          <w:rFonts w:hint="eastAsia"/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 w:rsidR="00B61444">
        <w:rPr>
          <w:rFonts w:hint="eastAsia"/>
          <w:lang w:eastAsia="ko-KR"/>
        </w:rPr>
        <w:t>우선</w:t>
      </w:r>
      <w:r w:rsidR="00B61444">
        <w:rPr>
          <w:rFonts w:hint="eastAsia"/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창에</w:t>
      </w:r>
      <w:r>
        <w:rPr>
          <w:lang w:eastAsia="ko-KR"/>
        </w:rPr>
        <w:t xml:space="preserve"> </w:t>
      </w:r>
      <w:r>
        <w:rPr>
          <w:lang w:eastAsia="ko-KR"/>
        </w:rPr>
        <w:t>초점을</w:t>
      </w:r>
      <w:r>
        <w:rPr>
          <w:lang w:eastAsia="ko-KR"/>
        </w:rPr>
        <w:t xml:space="preserve"> </w:t>
      </w:r>
      <w:r>
        <w:rPr>
          <w:lang w:eastAsia="ko-KR"/>
        </w:rPr>
        <w:t>맞추고</w:t>
      </w:r>
      <w:r>
        <w:rPr>
          <w:lang w:eastAsia="ko-KR"/>
        </w:rPr>
        <w:t xml:space="preserve">,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만들자</w:t>
      </w:r>
      <w:r>
        <w:rPr>
          <w:lang w:eastAsia="ko-KR"/>
        </w:rPr>
        <w:t>.</w:t>
      </w:r>
    </w:p>
    <w:p w14:paraId="352842EC" w14:textId="1577E209" w:rsidR="003F405C" w:rsidRDefault="003F405C">
      <w:pPr>
        <w:pStyle w:val="a0"/>
        <w:rPr>
          <w:lang w:eastAsia="ko-KR"/>
        </w:rPr>
      </w:pPr>
      <w:del w:id="182" w:author="Joyce Lee" w:date="2021-06-14T10:23:00Z">
        <w:r w:rsidDel="00D7615B">
          <w:rPr>
            <w:rFonts w:hint="eastAsia"/>
            <w:lang w:eastAsia="ko-KR"/>
          </w:rPr>
          <w:delText>&lt;</w:delText>
        </w:r>
        <w:r w:rsidDel="00D7615B">
          <w:rPr>
            <w:rFonts w:hint="eastAsia"/>
            <w:lang w:eastAsia="ko-KR"/>
          </w:rPr>
          <w:delText>추가그림</w:delText>
        </w:r>
        <w:r w:rsidDel="00D7615B">
          <w:rPr>
            <w:rFonts w:hint="eastAsia"/>
            <w:lang w:eastAsia="ko-KR"/>
          </w:rPr>
          <w:delText>&gt;</w:delText>
        </w:r>
      </w:del>
      <w:ins w:id="183" w:author="Joyce Lee" w:date="2021-06-14T10:23:00Z">
        <w:r w:rsidR="00D7615B">
          <w:rPr>
            <w:rFonts w:hint="eastAsia"/>
            <w:lang w:eastAsia="ko-KR"/>
          </w:rPr>
          <w:t>그림</w:t>
        </w:r>
        <w:r w:rsidR="00D7615B">
          <w:rPr>
            <w:rFonts w:hint="eastAsia"/>
            <w:lang w:eastAsia="ko-KR"/>
          </w:rPr>
          <w:t xml:space="preserve"> </w:t>
        </w:r>
        <w:r w:rsidR="00D7615B">
          <w:rPr>
            <w:lang w:eastAsia="ko-KR"/>
          </w:rPr>
          <w:t xml:space="preserve">1.6 </w:t>
        </w:r>
        <w:proofErr w:type="spellStart"/>
        <w:r w:rsidR="00D7615B">
          <w:rPr>
            <w:rFonts w:hint="eastAsia"/>
            <w:lang w:eastAsia="ko-KR"/>
          </w:rPr>
          <w:t>인텔레</w:t>
        </w:r>
        <w:proofErr w:type="spellEnd"/>
        <w:r w:rsidR="00D7615B">
          <w:rPr>
            <w:rFonts w:hint="eastAsia"/>
            <w:lang w:eastAsia="ko-KR"/>
          </w:rPr>
          <w:t xml:space="preserve"> </w:t>
        </w:r>
        <w:r w:rsidR="00D7615B">
          <w:rPr>
            <w:lang w:eastAsia="ko-KR"/>
          </w:rPr>
          <w:t xml:space="preserve">J </w:t>
        </w:r>
      </w:ins>
      <w:ins w:id="184" w:author="Joyce Lee" w:date="2021-06-14T10:24:00Z">
        <w:r w:rsidR="00D7615B">
          <w:rPr>
            <w:rFonts w:hint="eastAsia"/>
            <w:lang w:eastAsia="ko-KR"/>
          </w:rPr>
          <w:t>기본</w:t>
        </w:r>
        <w:r w:rsidR="00D7615B">
          <w:rPr>
            <w:rFonts w:hint="eastAsia"/>
            <w:lang w:eastAsia="ko-KR"/>
          </w:rPr>
          <w:t xml:space="preserve"> </w:t>
        </w:r>
        <w:r w:rsidR="00D7615B">
          <w:rPr>
            <w:rFonts w:hint="eastAsia"/>
            <w:lang w:eastAsia="ko-KR"/>
          </w:rPr>
          <w:t>화면</w:t>
        </w:r>
      </w:ins>
    </w:p>
    <w:p w14:paraId="649C213D" w14:textId="01F327AA" w:rsidR="003F405C" w:rsidRDefault="00D7615B">
      <w:pPr>
        <w:pStyle w:val="a0"/>
        <w:rPr>
          <w:lang w:eastAsia="ko-KR"/>
        </w:rPr>
      </w:pPr>
      <w:ins w:id="185" w:author="Joyce Lee" w:date="2021-06-14T10:23:00Z">
        <w:r>
          <w:rPr>
            <w:noProof/>
          </w:rPr>
          <w:drawing>
            <wp:inline distT="0" distB="0" distL="0" distR="0" wp14:anchorId="3012202A" wp14:editId="4883C396">
              <wp:extent cx="5731510" cy="3267075"/>
              <wp:effectExtent l="0" t="0" r="0" b="0"/>
              <wp:docPr id="45" name="그림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67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186" w:author="Joyce Lee" w:date="2021-06-14T10:23:00Z">
        <w:r w:rsidR="003F405C" w:rsidDel="00D7615B">
          <w:rPr>
            <w:noProof/>
            <w:lang w:eastAsia="ko-KR"/>
          </w:rPr>
          <w:drawing>
            <wp:inline distT="0" distB="0" distL="0" distR="0" wp14:anchorId="41FBE003" wp14:editId="684553E3">
              <wp:extent cx="4812323" cy="2542922"/>
              <wp:effectExtent l="0" t="0" r="0" b="0"/>
              <wp:docPr id="34" name="그림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1421" cy="25424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4B40244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Project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클릭하거나</w:t>
      </w:r>
      <w:r>
        <w:rPr>
          <w:lang w:eastAsia="ko-KR"/>
        </w:rPr>
        <w:t xml:space="preserve"> Alt+1(Meta+1) </w:t>
      </w:r>
      <w:r>
        <w:rPr>
          <w:lang w:eastAsia="ko-KR"/>
        </w:rPr>
        <w:t>단축키를</w:t>
      </w:r>
      <w:r>
        <w:rPr>
          <w:lang w:eastAsia="ko-KR"/>
        </w:rPr>
        <w:t xml:space="preserve"> </w:t>
      </w:r>
      <w:r>
        <w:rPr>
          <w:lang w:eastAsia="ko-KR"/>
        </w:rPr>
        <w:t>눌러서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창을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>
        <w:rPr>
          <w:lang w:eastAsia="ko-KR"/>
        </w:rPr>
        <w:t>보통은</w:t>
      </w:r>
      <w:r>
        <w:rPr>
          <w:lang w:eastAsia="ko-KR"/>
        </w:rPr>
        <w:t xml:space="preserve"> </w:t>
      </w:r>
      <w:r>
        <w:rPr>
          <w:lang w:eastAsia="ko-KR"/>
        </w:rPr>
        <w:t>윈도우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보더의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차지한다</w:t>
      </w:r>
      <w:r>
        <w:rPr>
          <w:lang w:eastAsia="ko-KR"/>
        </w:rPr>
        <w:t>).</w:t>
      </w:r>
    </w:p>
    <w:p w14:paraId="18C7D421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창은</w:t>
      </w:r>
      <w:r>
        <w:rPr>
          <w:lang w:eastAsia="ko-KR"/>
        </w:rPr>
        <w:t xml:space="preserve">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계층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노드를</w:t>
      </w:r>
      <w:r>
        <w:rPr>
          <w:lang w:eastAsia="ko-KR"/>
        </w:rPr>
        <w:t xml:space="preserve"> </w:t>
      </w:r>
      <w:r>
        <w:rPr>
          <w:lang w:eastAsia="ko-KR"/>
        </w:rPr>
        <w:t>확장해서</w:t>
      </w:r>
      <w:r>
        <w:rPr>
          <w:lang w:eastAsia="ko-KR"/>
        </w:rPr>
        <w:t xml:space="preserve"> </w:t>
      </w:r>
      <w:r>
        <w:rPr>
          <w:lang w:eastAsia="ko-KR"/>
        </w:rPr>
        <w:t>안의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B61444">
        <w:rPr>
          <w:rFonts w:hint="eastAsia"/>
          <w:lang w:eastAsia="ko-KR"/>
        </w:rPr>
        <w:t>-</w:t>
      </w:r>
      <w:r>
        <w:rPr>
          <w:lang w:eastAsia="ko-KR"/>
        </w:rPr>
        <w:t xml:space="preserve">3).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흥미로운</w:t>
      </w:r>
      <w:r>
        <w:rPr>
          <w:lang w:eastAsia="ko-KR"/>
        </w:rPr>
        <w:t xml:space="preserve"> </w:t>
      </w:r>
      <w:r>
        <w:rPr>
          <w:lang w:eastAsia="ko-KR"/>
        </w:rPr>
        <w:t>원소는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 w:rsidR="00B61444">
        <w:rPr>
          <w:rFonts w:hint="eastAsia"/>
          <w:lang w:eastAsia="ko-KR"/>
        </w:rPr>
        <w:t xml:space="preserve"> </w:t>
      </w:r>
      <w:r>
        <w:rPr>
          <w:lang w:eastAsia="ko-KR"/>
        </w:rPr>
        <w:t>가지가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521BF45" w14:textId="77777777" w:rsidR="009750EE" w:rsidRDefault="00470BC4">
      <w:pPr>
        <w:pStyle w:val="Compac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t>src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디렉터리는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3AB38645" w14:textId="77777777" w:rsidR="009750EE" w:rsidRDefault="00470BC4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out</w:t>
      </w:r>
      <w:r>
        <w:rPr>
          <w:lang w:eastAsia="ko-KR"/>
        </w:rPr>
        <w:t xml:space="preserve"> </w:t>
      </w:r>
      <w:r>
        <w:rPr>
          <w:lang w:eastAsia="ko-KR"/>
        </w:rPr>
        <w:t>디렉터리에는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r>
        <w:rPr>
          <w:lang w:eastAsia="ko-KR"/>
        </w:rPr>
        <w:t>바이트코드가</w:t>
      </w:r>
      <w:r>
        <w:rPr>
          <w:lang w:eastAsia="ko-KR"/>
        </w:rPr>
        <w:t xml:space="preserve"> </w:t>
      </w:r>
      <w:r>
        <w:rPr>
          <w:lang w:eastAsia="ko-KR"/>
        </w:rPr>
        <w:t>들어간다</w:t>
      </w:r>
      <w:r>
        <w:rPr>
          <w:lang w:eastAsia="ko-KR"/>
        </w:rPr>
        <w:t>.</w:t>
      </w:r>
    </w:p>
    <w:p w14:paraId="1432D47E" w14:textId="77777777" w:rsidR="009750EE" w:rsidRDefault="00470BC4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외부</w:t>
      </w:r>
      <w:r>
        <w:rPr>
          <w:lang w:eastAsia="ko-KR"/>
        </w:rPr>
        <w:t xml:space="preserve"> </w:t>
      </w:r>
      <w:r w:rsidR="00B61444">
        <w:rPr>
          <w:lang w:eastAsia="ko-KR"/>
        </w:rPr>
        <w:t>라이브러리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프로젝트가</w:t>
      </w:r>
      <w:r>
        <w:rPr>
          <w:lang w:eastAsia="ko-KR"/>
        </w:rPr>
        <w:t xml:space="preserve"> </w:t>
      </w:r>
      <w:r>
        <w:rPr>
          <w:lang w:eastAsia="ko-KR"/>
        </w:rPr>
        <w:t>의존하는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14:paraId="7D0EADED" w14:textId="77777777" w:rsidR="00B61444" w:rsidRDefault="00B61444">
      <w:pPr>
        <w:pStyle w:val="a8"/>
        <w:rPr>
          <w:lang w:eastAsia="ko-KR"/>
        </w:rPr>
      </w:pPr>
      <w:bookmarkStart w:id="187" w:name="그림-1.3-프로젝트-구조-도구-창"/>
      <w:bookmarkEnd w:id="187"/>
    </w:p>
    <w:p w14:paraId="37335A3B" w14:textId="77777777" w:rsidR="009750EE" w:rsidRDefault="00470BC4">
      <w:pPr>
        <w:pStyle w:val="a8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1.3: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commentRangeStart w:id="188"/>
      <w:commentRangeStart w:id="189"/>
      <w:commentRangeStart w:id="190"/>
      <w:r>
        <w:rPr>
          <w:lang w:eastAsia="ko-KR"/>
        </w:rPr>
        <w:t xml:space="preserve"> </w:t>
      </w:r>
      <w:r>
        <w:rPr>
          <w:lang w:eastAsia="ko-KR"/>
        </w:rPr>
        <w:t>창</w:t>
      </w:r>
      <w:commentRangeEnd w:id="188"/>
      <w:r w:rsidR="00B61444">
        <w:rPr>
          <w:rStyle w:val="ad"/>
          <w:rFonts w:ascii="Arial" w:eastAsia="맑은 고딕" w:hAnsi="Arial" w:cs="맑은 고딕"/>
          <w:bCs w:val="0"/>
        </w:rPr>
        <w:commentReference w:id="188"/>
      </w:r>
      <w:commentRangeEnd w:id="189"/>
      <w:r w:rsidR="00620F28">
        <w:rPr>
          <w:rStyle w:val="ad"/>
          <w:rFonts w:ascii="Arial" w:eastAsia="맑은 고딕" w:hAnsi="Arial" w:cs="맑은 고딕"/>
          <w:bCs w:val="0"/>
        </w:rPr>
        <w:commentReference w:id="189"/>
      </w:r>
      <w:commentRangeEnd w:id="190"/>
      <w:r w:rsidR="00017CCA">
        <w:rPr>
          <w:rStyle w:val="ad"/>
          <w:rFonts w:ascii="Arial" w:eastAsia="맑은 고딕" w:hAnsi="Arial" w:cs="맑은 고딕"/>
          <w:bCs w:val="0"/>
        </w:rPr>
        <w:commentReference w:id="190"/>
      </w:r>
    </w:p>
    <w:p w14:paraId="48194A19" w14:textId="77777777" w:rsidR="00B61444" w:rsidRDefault="00B61444" w:rsidP="00B61444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F60CC" wp14:editId="45215324">
            <wp:extent cx="2538046" cy="17670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9345" cy="17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18F" w14:textId="77777777" w:rsidR="00656BED" w:rsidRDefault="00656BED" w:rsidP="00B61444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62DD3192" w14:textId="77777777" w:rsidR="00B61444" w:rsidRPr="00B61444" w:rsidRDefault="0025393A" w:rsidP="00B61444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7F6E89" wp14:editId="75C04B2B">
            <wp:extent cx="3368040" cy="244602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7D6" w14:textId="71A09FC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src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디렉터리를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클릭해서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New </w:t>
      </w:r>
      <w:r w:rsidR="00CD17C4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Kotlin File/Class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선택하라</w:t>
      </w:r>
      <w:r>
        <w:rPr>
          <w:lang w:eastAsia="ko-KR"/>
        </w:rPr>
        <w:t xml:space="preserve">. </w:t>
      </w:r>
      <w:r>
        <w:rPr>
          <w:lang w:eastAsia="ko-KR"/>
        </w:rPr>
        <w:t>대화창이</w:t>
      </w:r>
      <w:r>
        <w:rPr>
          <w:lang w:eastAsia="ko-KR"/>
        </w:rPr>
        <w:t xml:space="preserve"> </w:t>
      </w:r>
      <w:r>
        <w:rPr>
          <w:lang w:eastAsia="ko-KR"/>
        </w:rPr>
        <w:t>뜨면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</w:t>
      </w:r>
      <w:proofErr w:type="spellStart"/>
      <w:proofErr w:type="gramStart"/>
      <w:r>
        <w:rPr>
          <w:rStyle w:val="VerbatimChar"/>
          <w:lang w:eastAsia="ko-KR"/>
        </w:rPr>
        <w:t>main.kt</w:t>
      </w:r>
      <w:proofErr w:type="spellEnd"/>
      <w:proofErr w:type="gramEnd"/>
      <w:r>
        <w:rPr>
          <w:lang w:eastAsia="ko-KR"/>
        </w:rPr>
        <w:t>를</w:t>
      </w:r>
      <w:r>
        <w:rPr>
          <w:lang w:eastAsia="ko-KR"/>
        </w:rPr>
        <w:t xml:space="preserve"> </w:t>
      </w:r>
      <w:r w:rsidR="00CD17C4">
        <w:rPr>
          <w:lang w:eastAsia="ko-KR"/>
        </w:rPr>
        <w:t>입</w:t>
      </w:r>
      <w:r w:rsidR="00CD17C4">
        <w:rPr>
          <w:rFonts w:hint="eastAsia"/>
          <w:lang w:eastAsia="ko-KR"/>
        </w:rPr>
        <w:t>력하</w:t>
      </w:r>
      <w:r>
        <w:rPr>
          <w:lang w:eastAsia="ko-KR"/>
        </w:rPr>
        <w:t>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Kind</w:t>
      </w:r>
      <w:r>
        <w:rPr>
          <w:lang w:eastAsia="ko-KR"/>
        </w:rPr>
        <w:t xml:space="preserve"> </w:t>
      </w:r>
      <w:r>
        <w:rPr>
          <w:lang w:eastAsia="ko-KR"/>
        </w:rPr>
        <w:t>필드를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ins w:id="191" w:author="Joyce Lee" w:date="2021-07-04T19:56:00Z">
        <w:r w:rsidR="00620F28">
          <w:rPr>
            <w:rFonts w:hint="eastAsia"/>
            <w:lang w:eastAsia="ko-KR"/>
          </w:rPr>
          <w:t>하고</w:t>
        </w:r>
        <w:r w:rsidR="00620F28">
          <w:rPr>
            <w:rFonts w:hint="eastAsia"/>
            <w:lang w:eastAsia="ko-KR"/>
          </w:rPr>
          <w:t xml:space="preserve"> </w:t>
        </w:r>
        <w:proofErr w:type="spellStart"/>
        <w:r w:rsidR="00620F28">
          <w:rPr>
            <w:rFonts w:hint="eastAsia"/>
            <w:lang w:eastAsia="ko-KR"/>
          </w:rPr>
          <w:t>엔터를</w:t>
        </w:r>
        <w:proofErr w:type="spellEnd"/>
        <w:r w:rsidR="00620F28">
          <w:rPr>
            <w:rFonts w:hint="eastAsia"/>
            <w:lang w:eastAsia="ko-KR"/>
          </w:rPr>
          <w:t xml:space="preserve"> </w:t>
        </w:r>
        <w:r w:rsidR="00620F28">
          <w:rPr>
            <w:rFonts w:hint="eastAsia"/>
            <w:lang w:eastAsia="ko-KR"/>
          </w:rPr>
          <w:t>눌러</w:t>
        </w:r>
      </w:ins>
      <w:del w:id="192" w:author="Joyce Lee" w:date="2021-07-04T19:56:00Z">
        <w:r w:rsidDel="00620F28">
          <w:rPr>
            <w:lang w:eastAsia="ko-KR"/>
          </w:rPr>
          <w:delText>한</w:delText>
        </w:r>
        <w:r w:rsidDel="00620F28">
          <w:rPr>
            <w:lang w:eastAsia="ko-KR"/>
          </w:rPr>
          <w:delText xml:space="preserve"> </w:delText>
        </w:r>
        <w:r w:rsidDel="00620F28">
          <w:rPr>
            <w:lang w:eastAsia="ko-KR"/>
          </w:rPr>
          <w:delText>다음</w:delText>
        </w:r>
        <w:commentRangeStart w:id="193"/>
        <w:commentRangeStart w:id="194"/>
        <w:r w:rsidDel="00620F28">
          <w:rPr>
            <w:lang w:eastAsia="ko-KR"/>
          </w:rPr>
          <w:delText xml:space="preserve">, </w:delText>
        </w:r>
        <w:r w:rsidDel="00620F28">
          <w:rPr>
            <w:rStyle w:val="VerbatimChar"/>
            <w:lang w:eastAsia="ko-KR"/>
          </w:rPr>
          <w:delText>OK</w:delText>
        </w:r>
        <w:r w:rsidDel="00620F28">
          <w:rPr>
            <w:lang w:eastAsia="ko-KR"/>
          </w:rPr>
          <w:delText>를</w:delText>
        </w:r>
        <w:r w:rsidDel="00620F28">
          <w:rPr>
            <w:lang w:eastAsia="ko-KR"/>
          </w:rPr>
          <w:delText xml:space="preserve"> </w:delText>
        </w:r>
        <w:r w:rsidDel="00620F28">
          <w:rPr>
            <w:lang w:eastAsia="ko-KR"/>
          </w:rPr>
          <w:delText>클릭하</w:delText>
        </w:r>
      </w:del>
      <w:r>
        <w:rPr>
          <w:lang w:eastAsia="ko-KR"/>
        </w:rPr>
        <w:t>라</w:t>
      </w:r>
      <w:commentRangeEnd w:id="193"/>
      <w:r w:rsidR="0025393A">
        <w:rPr>
          <w:rStyle w:val="ad"/>
        </w:rPr>
        <w:commentReference w:id="193"/>
      </w:r>
      <w:commentRangeEnd w:id="194"/>
      <w:r w:rsidR="00620F28">
        <w:rPr>
          <w:rStyle w:val="ad"/>
        </w:rPr>
        <w:commentReference w:id="194"/>
      </w:r>
      <w:r>
        <w:rPr>
          <w:lang w:eastAsia="ko-KR"/>
        </w:rPr>
        <w:t xml:space="preserve">. </w:t>
      </w:r>
      <w:r>
        <w:rPr>
          <w:lang w:eastAsia="ko-KR"/>
        </w:rPr>
        <w:t>업로드한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창에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, </w:t>
      </w:r>
      <w:r>
        <w:rPr>
          <w:lang w:eastAsia="ko-KR"/>
        </w:rPr>
        <w:t>편집창에도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열린다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확장자는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.kt</w:t>
      </w:r>
      <w:proofErr w:type="gramEnd"/>
      <w:r>
        <w:rPr>
          <w:lang w:eastAsia="ko-KR"/>
        </w:rPr>
        <w:t>여야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14:paraId="1CA4D8DE" w14:textId="77777777" w:rsidR="0025393A" w:rsidRDefault="0025393A" w:rsidP="0025393A">
      <w:pPr>
        <w:pStyle w:val="a0"/>
        <w:rPr>
          <w:lang w:eastAsia="ko-KR"/>
        </w:rPr>
      </w:pPr>
    </w:p>
    <w:p w14:paraId="7B20743E" w14:textId="77777777" w:rsidR="0025393A" w:rsidRDefault="0025393A" w:rsidP="0025393A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 w:rsidR="0010712B">
        <w:rPr>
          <w:rFonts w:hint="eastAsia"/>
          <w:lang w:eastAsia="ko-KR"/>
        </w:rPr>
        <w:t>3</w:t>
      </w:r>
      <w:r w:rsidR="0010712B"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>&gt;</w:t>
      </w:r>
    </w:p>
    <w:p w14:paraId="27186630" w14:textId="77777777" w:rsidR="0025393A" w:rsidRDefault="0025393A" w:rsidP="0025393A">
      <w:pPr>
        <w:pStyle w:val="a0"/>
        <w:rPr>
          <w:lang w:eastAsia="ko-KR"/>
        </w:rPr>
      </w:pPr>
      <w:r w:rsidRPr="0025393A">
        <w:rPr>
          <w:noProof/>
          <w:lang w:eastAsia="ko-KR"/>
        </w:rPr>
        <w:lastRenderedPageBreak/>
        <w:drawing>
          <wp:inline distT="0" distB="0" distL="0" distR="0" wp14:anchorId="6D10A2CF" wp14:editId="3242D882">
            <wp:extent cx="5731510" cy="320744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F60F" w14:textId="77777777" w:rsidR="0025393A" w:rsidRDefault="0025393A" w:rsidP="0025393A">
      <w:pPr>
        <w:pStyle w:val="a0"/>
        <w:rPr>
          <w:lang w:eastAsia="ko-KR"/>
        </w:rPr>
      </w:pPr>
    </w:p>
    <w:p w14:paraId="35308740" w14:textId="77777777" w:rsidR="0025393A" w:rsidRDefault="0025393A" w:rsidP="0025393A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78D010" wp14:editId="3AD2D1AD">
            <wp:extent cx="2872740" cy="2377440"/>
            <wp:effectExtent l="0" t="0" r="381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6803" w14:textId="77777777" w:rsidR="0010712B" w:rsidRDefault="0010712B" w:rsidP="0025393A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C2A7D9" wp14:editId="7AAE0D0A">
            <wp:extent cx="5731510" cy="213818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F2B1" w14:textId="77777777" w:rsidR="0025393A" w:rsidRDefault="0025393A" w:rsidP="0025393A">
      <w:pPr>
        <w:pStyle w:val="a0"/>
        <w:rPr>
          <w:lang w:eastAsia="ko-KR"/>
        </w:rPr>
      </w:pPr>
    </w:p>
    <w:p w14:paraId="45CE1B3C" w14:textId="77777777" w:rsidR="0010712B" w:rsidRPr="0025393A" w:rsidRDefault="0010712B" w:rsidP="0025393A">
      <w:pPr>
        <w:pStyle w:val="a0"/>
        <w:rPr>
          <w:lang w:eastAsia="ko-KR"/>
        </w:rPr>
      </w:pPr>
    </w:p>
    <w:p w14:paraId="0EF7A9B6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>드디어</w:t>
      </w:r>
      <w:r>
        <w:rPr>
          <w:lang w:eastAsia="ko-KR"/>
        </w:rPr>
        <w:t xml:space="preserve"> </w:t>
      </w:r>
      <w:r>
        <w:rPr>
          <w:lang w:eastAsia="ko-KR"/>
        </w:rPr>
        <w:t>실제로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 w:rsidR="00CD17C4">
        <w:rPr>
          <w:rFonts w:hint="eastAsia"/>
          <w:lang w:eastAsia="ko-KR"/>
        </w:rPr>
        <w:t>준비가</w:t>
      </w:r>
      <w:r w:rsidR="00CD17C4">
        <w:rPr>
          <w:rFonts w:hint="eastAsia"/>
          <w:lang w:eastAsia="ko-KR"/>
        </w:rPr>
        <w:t xml:space="preserve"> </w:t>
      </w:r>
      <w:r w:rsidR="00CD17C4">
        <w:rPr>
          <w:rFonts w:hint="eastAsia"/>
          <w:lang w:eastAsia="ko-KR"/>
        </w:rPr>
        <w:t>되었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편집창에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입력하라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CD17C4">
        <w:rPr>
          <w:rFonts w:hint="eastAsia"/>
          <w:lang w:eastAsia="ko-KR"/>
        </w:rPr>
        <w:t>-</w:t>
      </w:r>
      <w:r>
        <w:rPr>
          <w:lang w:eastAsia="ko-KR"/>
        </w:rPr>
        <w:t>4).</w:t>
      </w:r>
    </w:p>
    <w:p w14:paraId="4E366795" w14:textId="77777777" w:rsidR="009750EE" w:rsidRDefault="00470BC4">
      <w:pPr>
        <w:pStyle w:val="SourceCode"/>
        <w:rPr>
          <w:lang w:eastAsia="ko-KR"/>
        </w:rPr>
      </w:pPr>
      <w:r>
        <w:rPr>
          <w:rStyle w:val="VerbatimChar"/>
        </w:rPr>
        <w:t xml:space="preserve">fun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println</w:t>
      </w:r>
      <w:proofErr w:type="spellEnd"/>
      <w:r>
        <w:rPr>
          <w:rStyle w:val="VerbatimChar"/>
        </w:rPr>
        <w:t xml:space="preserve">("Hello, </w:t>
      </w:r>
      <w:proofErr w:type="spellStart"/>
      <w:r>
        <w:rPr>
          <w:rStyle w:val="VerbatimChar"/>
        </w:rPr>
        <w:t>KotlinVerse</w:t>
      </w:r>
      <w:proofErr w:type="spellEnd"/>
      <w:r>
        <w:rPr>
          <w:rStyle w:val="VerbatimChar"/>
        </w:rPr>
        <w:t>!")</w:t>
      </w:r>
      <w:r>
        <w:br/>
      </w:r>
      <w:r>
        <w:rPr>
          <w:rStyle w:val="VerbatimChar"/>
          <w:lang w:eastAsia="ko-KR"/>
        </w:rPr>
        <w:t xml:space="preserve">} </w:t>
      </w:r>
    </w:p>
    <w:p w14:paraId="1830AF60" w14:textId="77777777" w:rsidR="009750EE" w:rsidRDefault="00CD17C4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코드는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애플리케이션의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진입점</w:t>
      </w:r>
      <w:proofErr w:type="spellEnd"/>
      <w:r w:rsidR="00470BC4">
        <w:rPr>
          <w:lang w:eastAsia="ko-KR"/>
        </w:rPr>
        <w:t xml:space="preserve">(entry-point) </w:t>
      </w:r>
      <w:r w:rsidR="00470BC4">
        <w:rPr>
          <w:lang w:eastAsia="ko-KR"/>
        </w:rPr>
        <w:t>역할을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하는</w:t>
      </w:r>
      <w:r w:rsidR="00470BC4">
        <w:rPr>
          <w:lang w:eastAsia="ko-KR"/>
        </w:rPr>
        <w:t xml:space="preserve"> </w:t>
      </w:r>
      <w:r w:rsidR="00470BC4">
        <w:rPr>
          <w:rStyle w:val="VerbatimChar"/>
          <w:lang w:eastAsia="ko-KR"/>
        </w:rPr>
        <w:t>main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함수를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보여준다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함수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본문은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명령어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줄</w:t>
      </w:r>
      <w:r>
        <w:rPr>
          <w:rFonts w:hint="eastAsia"/>
          <w:lang w:eastAsia="ko-KR"/>
        </w:rPr>
        <w:t>이</w:t>
      </w:r>
      <w:r w:rsidR="00470BC4">
        <w:rPr>
          <w:lang w:eastAsia="ko-KR"/>
        </w:rPr>
        <w:t>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명령어는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인자로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받은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값을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표준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출력에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내보내주는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표준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라이브러리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함수</w:t>
      </w:r>
      <w:r w:rsidR="00470BC4">
        <w:rPr>
          <w:lang w:eastAsia="ko-KR"/>
        </w:rPr>
        <w:t xml:space="preserve"> </w:t>
      </w:r>
      <w:proofErr w:type="spellStart"/>
      <w:r w:rsidR="00470BC4">
        <w:rPr>
          <w:rStyle w:val="VerbatimChar"/>
          <w:lang w:eastAsia="ko-KR"/>
        </w:rPr>
        <w:t>println</w:t>
      </w:r>
      <w:proofErr w:type="spellEnd"/>
      <w:r w:rsidR="00470BC4">
        <w:rPr>
          <w:rStyle w:val="VerbatimChar"/>
          <w:lang w:eastAsia="ko-KR"/>
        </w:rPr>
        <w:t>()</w:t>
      </w:r>
      <w:r w:rsidR="00470BC4">
        <w:rPr>
          <w:lang w:eastAsia="ko-KR"/>
        </w:rPr>
        <w:t>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호출한다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함수는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출력의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끝에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새줄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문자를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추가해준다</w:t>
      </w:r>
      <w:r w:rsidR="00470BC4">
        <w:rPr>
          <w:lang w:eastAsia="ko-KR"/>
        </w:rPr>
        <w:t>.</w:t>
      </w:r>
    </w:p>
    <w:p w14:paraId="1EC4AD19" w14:textId="77777777" w:rsidR="009750EE" w:rsidRDefault="00470BC4">
      <w:pPr>
        <w:pStyle w:val="a8"/>
        <w:rPr>
          <w:lang w:eastAsia="ko-KR"/>
        </w:rPr>
      </w:pPr>
      <w:bookmarkStart w:id="195" w:name="그림-1.4-hello-world-프로그램"/>
      <w:bookmarkEnd w:id="195"/>
      <w:r>
        <w:rPr>
          <w:lang w:eastAsia="ko-KR"/>
        </w:rPr>
        <w:t>그림</w:t>
      </w:r>
      <w:r>
        <w:rPr>
          <w:lang w:eastAsia="ko-KR"/>
        </w:rPr>
        <w:t xml:space="preserve"> 1.4: </w:t>
      </w:r>
      <w:r>
        <w:rPr>
          <w:rStyle w:val="VerbatimChar"/>
          <w:lang w:eastAsia="ko-KR"/>
        </w:rPr>
        <w:t>Hello, World</w:t>
      </w:r>
      <w:r>
        <w:rPr>
          <w:lang w:eastAsia="ko-KR"/>
        </w:rPr>
        <w:t xml:space="preserve"> </w:t>
      </w:r>
      <w:r>
        <w:rPr>
          <w:lang w:eastAsia="ko-KR"/>
        </w:rPr>
        <w:t>프로그</w:t>
      </w:r>
      <w:commentRangeStart w:id="196"/>
      <w:commentRangeStart w:id="197"/>
      <w:r>
        <w:rPr>
          <w:lang w:eastAsia="ko-KR"/>
        </w:rPr>
        <w:t>램</w:t>
      </w:r>
      <w:commentRangeEnd w:id="196"/>
      <w:r w:rsidR="0008390C">
        <w:rPr>
          <w:rStyle w:val="ad"/>
          <w:rFonts w:ascii="Arial" w:eastAsia="맑은 고딕" w:hAnsi="Arial" w:cs="맑은 고딕"/>
          <w:bCs w:val="0"/>
        </w:rPr>
        <w:commentReference w:id="196"/>
      </w:r>
      <w:commentRangeEnd w:id="197"/>
      <w:r w:rsidR="00620F28">
        <w:rPr>
          <w:rStyle w:val="ad"/>
          <w:rFonts w:ascii="Arial" w:eastAsia="맑은 고딕" w:hAnsi="Arial" w:cs="맑은 고딕"/>
          <w:bCs w:val="0"/>
        </w:rPr>
        <w:commentReference w:id="197"/>
      </w:r>
    </w:p>
    <w:p w14:paraId="7A316CE6" w14:textId="77777777" w:rsidR="00CD17C4" w:rsidRDefault="00CD17C4" w:rsidP="00CD17C4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373757" wp14:editId="1B52BE14">
            <wp:extent cx="3322320" cy="13258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A512" w14:textId="77777777" w:rsidR="00656BED" w:rsidRDefault="00656BED" w:rsidP="00CD17C4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06688493" w14:textId="77777777" w:rsidR="00CD17C4" w:rsidRPr="00CD17C4" w:rsidRDefault="00F83D4F" w:rsidP="00CD17C4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052C4F5" wp14:editId="125AC49F">
            <wp:extent cx="4191000" cy="1729740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B77E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lang w:eastAsia="ko-KR"/>
        </w:rPr>
        <w:t>분명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유사성을</w:t>
      </w:r>
      <w:r>
        <w:rPr>
          <w:lang w:eastAsia="ko-KR"/>
        </w:rPr>
        <w:t xml:space="preserve"> </w:t>
      </w:r>
      <w:r>
        <w:rPr>
          <w:lang w:eastAsia="ko-KR"/>
        </w:rPr>
        <w:t>느낄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4D36508A" w14:textId="1CFBD8E9" w:rsidR="009750EE" w:rsidRDefault="00470BC4">
      <w:pPr>
        <w:pStyle w:val="SourceCode"/>
        <w:rPr>
          <w:lang w:eastAsia="ko-KR"/>
        </w:rPr>
      </w:pPr>
      <w:r>
        <w:rPr>
          <w:rStyle w:val="VerbatimChar"/>
        </w:rPr>
        <w:t>public class Main {</w:t>
      </w:r>
      <w:r>
        <w:br/>
      </w:r>
      <w:r>
        <w:rPr>
          <w:rStyle w:val="VerbatimChar"/>
        </w:rPr>
        <w:t xml:space="preserve">  public static void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 xml:space="preserve">String[] </w:t>
      </w:r>
      <w:proofErr w:type="spellStart"/>
      <w:r>
        <w:rPr>
          <w:rStyle w:val="VerbatimChar"/>
        </w:rPr>
        <w:t>args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commentRangeStart w:id="198"/>
      <w:del w:id="199" w:author="Joyce Lee" w:date="2021-07-04T19:58:00Z">
        <w:r w:rsidDel="00620F28">
          <w:rPr>
            <w:rStyle w:val="VerbatimChar"/>
          </w:rPr>
          <w:delText>“</w:delText>
        </w:r>
      </w:del>
      <w:commentRangeEnd w:id="198"/>
      <w:ins w:id="200" w:author="Joyce Lee" w:date="2021-07-04T19:58:00Z">
        <w:r w:rsidR="00620F28">
          <w:rPr>
            <w:rStyle w:val="VerbatimChar"/>
          </w:rPr>
          <w:t>"</w:t>
        </w:r>
      </w:ins>
      <w:r w:rsidR="00656BED">
        <w:rPr>
          <w:rStyle w:val="ad"/>
        </w:rPr>
        <w:commentReference w:id="198"/>
      </w:r>
      <w:r>
        <w:rPr>
          <w:rStyle w:val="VerbatimChar"/>
        </w:rPr>
        <w:t>Hello, World!</w:t>
      </w:r>
      <w:ins w:id="201" w:author="Joyce Lee" w:date="2021-07-04T19:59:00Z">
        <w:r w:rsidR="00620F28">
          <w:rPr>
            <w:rStyle w:val="VerbatimChar"/>
          </w:rPr>
          <w:t>"</w:t>
        </w:r>
      </w:ins>
      <w:del w:id="202" w:author="Joyce Lee" w:date="2021-07-04T19:59:00Z">
        <w:r w:rsidDel="00620F28">
          <w:rPr>
            <w:rStyle w:val="VerbatimChar"/>
          </w:rPr>
          <w:delText>”</w:delText>
        </w:r>
      </w:del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</w:t>
      </w:r>
      <w:r>
        <w:rPr>
          <w:rStyle w:val="VerbatimChar"/>
          <w:lang w:eastAsia="ko-KR"/>
        </w:rPr>
        <w:t>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37BC8A09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사실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JVM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맞게</w:t>
      </w:r>
      <w:r>
        <w:rPr>
          <w:lang w:eastAsia="ko-KR"/>
        </w:rPr>
        <w:t xml:space="preserve"> </w:t>
      </w:r>
      <w:r>
        <w:rPr>
          <w:lang w:eastAsia="ko-KR"/>
        </w:rPr>
        <w:t>컴파일한</w:t>
      </w:r>
      <w:r>
        <w:rPr>
          <w:lang w:eastAsia="ko-KR"/>
        </w:rPr>
        <w:t xml:space="preserve"> </w:t>
      </w:r>
      <w:r>
        <w:rPr>
          <w:lang w:eastAsia="ko-KR"/>
        </w:rPr>
        <w:t>버전은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System.out.println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호출일</w:t>
      </w:r>
      <w:r>
        <w:rPr>
          <w:lang w:eastAsia="ko-KR"/>
        </w:rPr>
        <w:t xml:space="preserve"> </w:t>
      </w:r>
      <w:r>
        <w:rPr>
          <w:lang w:eastAsia="ko-KR"/>
        </w:rPr>
        <w:t>뿐이다</w:t>
      </w:r>
      <w:r>
        <w:rPr>
          <w:lang w:eastAsia="ko-KR"/>
        </w:rPr>
        <w:t xml:space="preserve">. JVM </w:t>
      </w:r>
      <w:r>
        <w:rPr>
          <w:lang w:eastAsia="ko-KR"/>
        </w:rPr>
        <w:t>진입점은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>(static class method)</w:t>
      </w:r>
      <w:r>
        <w:rPr>
          <w:lang w:eastAsia="ko-KR"/>
        </w:rPr>
        <w:t>여야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아는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개발자라면</w:t>
      </w:r>
      <w:r>
        <w:rPr>
          <w:lang w:eastAsia="ko-KR"/>
        </w:rPr>
        <w:t xml:space="preserve"> </w:t>
      </w:r>
      <w:r w:rsidR="00CD17C4">
        <w:rPr>
          <w:rFonts w:hint="eastAsia"/>
          <w:lang w:eastAsia="ko-KR"/>
        </w:rPr>
        <w:t>어떻게</w:t>
      </w:r>
      <w:r w:rsidR="00CD17C4"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정의하지</w:t>
      </w:r>
      <w:r>
        <w:rPr>
          <w:lang w:eastAsia="ko-KR"/>
        </w:rPr>
        <w:t xml:space="preserve"> </w:t>
      </w:r>
      <w:r>
        <w:rPr>
          <w:lang w:eastAsia="ko-KR"/>
        </w:rPr>
        <w:t>않고도</w:t>
      </w:r>
      <w:r>
        <w:rPr>
          <w:lang w:eastAsia="ko-KR"/>
        </w:rPr>
        <w:t xml:space="preserve"> </w:t>
      </w:r>
      <w:r>
        <w:rPr>
          <w:lang w:eastAsia="ko-KR"/>
        </w:rPr>
        <w:t>실행될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궁금할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답은</w:t>
      </w:r>
      <w:r>
        <w:rPr>
          <w:lang w:eastAsia="ko-KR"/>
        </w:rPr>
        <w:t xml:space="preserve">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정의하지는</w:t>
      </w:r>
      <w:r>
        <w:rPr>
          <w:lang w:eastAsia="ko-KR"/>
        </w:rPr>
        <w:t xml:space="preserve"> </w:t>
      </w:r>
      <w:r>
        <w:rPr>
          <w:lang w:eastAsia="ko-KR"/>
        </w:rPr>
        <w:t>않았지만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뒤에서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작성한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진입점을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넣어주기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 w:rsidRPr="00CD17C4">
        <w:rPr>
          <w:b/>
          <w:lang w:eastAsia="ko-KR"/>
        </w:rPr>
        <w:t>12</w:t>
      </w:r>
      <w:r w:rsidRPr="00CD17C4">
        <w:rPr>
          <w:b/>
          <w:lang w:eastAsia="ko-KR"/>
        </w:rPr>
        <w:t>장</w:t>
      </w:r>
      <w:r w:rsidRPr="00CD17C4">
        <w:rPr>
          <w:b/>
          <w:lang w:eastAsia="ko-KR"/>
        </w:rPr>
        <w:t xml:space="preserve"> </w:t>
      </w:r>
      <w:r w:rsidRPr="00CD17C4">
        <w:rPr>
          <w:b/>
          <w:lang w:eastAsia="ko-KR"/>
        </w:rPr>
        <w:t>자바</w:t>
      </w:r>
      <w:r w:rsidRPr="00CD17C4">
        <w:rPr>
          <w:b/>
          <w:lang w:eastAsia="ko-KR"/>
        </w:rPr>
        <w:t xml:space="preserve"> </w:t>
      </w:r>
      <w:r w:rsidRPr="00CD17C4">
        <w:rPr>
          <w:b/>
          <w:lang w:eastAsia="ko-KR"/>
        </w:rPr>
        <w:t>상호운용성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파사드</w:t>
      </w:r>
      <w:proofErr w:type="spellEnd"/>
      <w:r>
        <w:rPr>
          <w:lang w:eastAsia="ko-KR"/>
        </w:rPr>
        <w:t xml:space="preserve">(facade) </w:t>
      </w:r>
      <w:r>
        <w:rPr>
          <w:lang w:eastAsia="ko-KR"/>
        </w:rPr>
        <w:t>클래스라는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 w:rsidR="0008390C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파사드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>/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r>
        <w:rPr>
          <w:lang w:eastAsia="ko-KR"/>
        </w:rPr>
        <w:t>작용에서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측면을</w:t>
      </w:r>
      <w:r>
        <w:rPr>
          <w:lang w:eastAsia="ko-KR"/>
        </w:rPr>
        <w:t xml:space="preserve"> </w:t>
      </w:r>
      <w:r w:rsidR="0008390C">
        <w:rPr>
          <w:rFonts w:hint="eastAsia"/>
          <w:lang w:eastAsia="ko-KR"/>
        </w:rPr>
        <w:t>구성하기</w:t>
      </w:r>
      <w:r w:rsidR="0008390C">
        <w:rPr>
          <w:rFonts w:hint="eastAsia"/>
          <w:lang w:eastAsia="ko-KR"/>
        </w:rPr>
        <w:t xml:space="preserve"> </w:t>
      </w:r>
      <w:r w:rsidR="0008390C">
        <w:rPr>
          <w:rFonts w:hint="eastAsia"/>
          <w:lang w:eastAsia="ko-KR"/>
        </w:rPr>
        <w:t>때문이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5708552F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명령줄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인수를</w:t>
      </w:r>
      <w:r>
        <w:rPr>
          <w:lang w:eastAsia="ko-KR"/>
        </w:rPr>
        <w:t xml:space="preserve"> </w:t>
      </w:r>
      <w:r>
        <w:rPr>
          <w:lang w:eastAsia="ko-KR"/>
        </w:rPr>
        <w:t>받기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JVM </w:t>
      </w:r>
      <w:r>
        <w:rPr>
          <w:lang w:eastAsia="ko-KR"/>
        </w:rPr>
        <w:t>진입점과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없어도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명령줄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인수가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08390C">
        <w:rPr>
          <w:rFonts w:hint="eastAsia"/>
          <w:lang w:eastAsia="ko-KR"/>
        </w:rPr>
        <w:t xml:space="preserve"> </w:t>
      </w:r>
      <w:r>
        <w:rPr>
          <w:lang w:eastAsia="ko-KR"/>
        </w:rPr>
        <w:t>없을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인수를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5B8C4B6" w14:textId="094D99A6" w:rsidR="009750EE" w:rsidRDefault="00470BC4">
      <w:pPr>
        <w:pStyle w:val="SourceCode"/>
        <w:rPr>
          <w:lang w:eastAsia="ko-KR"/>
        </w:rPr>
      </w:pPr>
      <w:r>
        <w:rPr>
          <w:rStyle w:val="VerbatimChar"/>
        </w:rPr>
        <w:t xml:space="preserve">fun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println</w:t>
      </w:r>
      <w:proofErr w:type="spellEnd"/>
      <w:r>
        <w:rPr>
          <w:rStyle w:val="VerbatimChar"/>
        </w:rPr>
        <w:t>(</w:t>
      </w:r>
      <w:ins w:id="203" w:author="Joyce Lee" w:date="2021-07-04T19:59:00Z">
        <w:r w:rsidR="00620F28">
          <w:rPr>
            <w:rStyle w:val="VerbatimChar"/>
          </w:rPr>
          <w:t>"</w:t>
        </w:r>
      </w:ins>
      <w:commentRangeStart w:id="204"/>
      <w:commentRangeStart w:id="205"/>
      <w:del w:id="206" w:author="Joyce Lee" w:date="2021-07-04T19:59:00Z">
        <w:r w:rsidDel="00620F28">
          <w:rPr>
            <w:rStyle w:val="VerbatimChar"/>
          </w:rPr>
          <w:delText>“</w:delText>
        </w:r>
      </w:del>
      <w:commentRangeEnd w:id="204"/>
      <w:r w:rsidR="00F83D4F">
        <w:rPr>
          <w:rStyle w:val="ad"/>
        </w:rPr>
        <w:commentReference w:id="204"/>
      </w:r>
      <w:commentRangeEnd w:id="205"/>
      <w:r w:rsidR="00620F28">
        <w:rPr>
          <w:rStyle w:val="ad"/>
        </w:rPr>
        <w:commentReference w:id="205"/>
      </w:r>
      <w:r>
        <w:rPr>
          <w:rStyle w:val="VerbatimChar"/>
        </w:rPr>
        <w:t xml:space="preserve">Hello, </w:t>
      </w:r>
      <w:proofErr w:type="spellStart"/>
      <w:r>
        <w:rPr>
          <w:rStyle w:val="VerbatimChar"/>
        </w:rPr>
        <w:t>KotlinVerse</w:t>
      </w:r>
      <w:proofErr w:type="spellEnd"/>
      <w:r>
        <w:rPr>
          <w:rStyle w:val="VerbatimChar"/>
        </w:rPr>
        <w:t>!</w:t>
      </w:r>
      <w:ins w:id="207" w:author="Joyce Lee" w:date="2021-07-04T19:59:00Z">
        <w:r w:rsidR="00620F28">
          <w:rPr>
            <w:rStyle w:val="VerbatimChar"/>
          </w:rPr>
          <w:t>"</w:t>
        </w:r>
      </w:ins>
      <w:del w:id="208" w:author="Joyce Lee" w:date="2021-07-04T19:59:00Z">
        <w:r w:rsidDel="00620F28">
          <w:rPr>
            <w:rStyle w:val="VerbatimChar"/>
          </w:rPr>
          <w:delText>”</w:delText>
        </w:r>
      </w:del>
      <w:r>
        <w:rPr>
          <w:rStyle w:val="VerbatimChar"/>
        </w:rPr>
        <w:t>)</w:t>
      </w:r>
      <w:r>
        <w:br/>
      </w:r>
      <w:r>
        <w:rPr>
          <w:rStyle w:val="VerbatimChar"/>
          <w:lang w:eastAsia="ko-KR"/>
        </w:rPr>
        <w:t>}</w:t>
      </w:r>
    </w:p>
    <w:p w14:paraId="4C5F75C0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실제로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1.3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도입됐다</w:t>
      </w:r>
      <w:r>
        <w:rPr>
          <w:lang w:eastAsia="ko-KR"/>
        </w:rPr>
        <w:t xml:space="preserve">. 1.3 </w:t>
      </w:r>
      <w:r>
        <w:rPr>
          <w:lang w:eastAsia="ko-KR"/>
        </w:rPr>
        <w:t>버전</w:t>
      </w:r>
      <w:r>
        <w:rPr>
          <w:lang w:eastAsia="ko-KR"/>
        </w:rPr>
        <w:t xml:space="preserve"> </w:t>
      </w:r>
      <w:r>
        <w:rPr>
          <w:lang w:eastAsia="ko-KR"/>
        </w:rPr>
        <w:t>이전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코틀린에서는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진입점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String&lt;Array&gt;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있어야</w:t>
      </w:r>
      <w:r>
        <w:rPr>
          <w:lang w:eastAsia="ko-KR"/>
        </w:rPr>
        <w:t xml:space="preserve"> 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14:paraId="05351581" w14:textId="77777777" w:rsidR="009750EE" w:rsidRDefault="00470BC4">
      <w:pPr>
        <w:pStyle w:val="a0"/>
        <w:rPr>
          <w:lang w:eastAsia="ko-KR"/>
        </w:rPr>
      </w:pP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>
        <w:rPr>
          <w:lang w:eastAsia="ko-KR"/>
        </w:rPr>
        <w:t xml:space="preserve"> </w:t>
      </w:r>
      <w:r>
        <w:rPr>
          <w:lang w:eastAsia="ko-KR"/>
        </w:rPr>
        <w:t>왼쪽에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 w:rsidRPr="00F83D4F">
        <w:rPr>
          <w:lang w:eastAsia="ko-KR"/>
        </w:rPr>
        <w:t>작은</w:t>
      </w:r>
      <w:r w:rsidRPr="00F83D4F">
        <w:rPr>
          <w:lang w:eastAsia="ko-KR"/>
        </w:rPr>
        <w:t xml:space="preserve"> </w:t>
      </w:r>
      <w:r w:rsidRPr="00F83D4F">
        <w:rPr>
          <w:lang w:eastAsia="ko-KR"/>
        </w:rPr>
        <w:t>녹색</w:t>
      </w:r>
      <w:r w:rsidRPr="00F83D4F">
        <w:rPr>
          <w:lang w:eastAsia="ko-KR"/>
        </w:rPr>
        <w:t xml:space="preserve"> </w:t>
      </w:r>
      <w:r w:rsidRPr="00F83D4F">
        <w:rPr>
          <w:lang w:eastAsia="ko-KR"/>
        </w:rPr>
        <w:t>삼각형을</w:t>
      </w:r>
      <w:r>
        <w:rPr>
          <w:lang w:eastAsia="ko-KR"/>
        </w:rPr>
        <w:t xml:space="preserve"> </w:t>
      </w:r>
      <w:r>
        <w:rPr>
          <w:lang w:eastAsia="ko-KR"/>
        </w:rPr>
        <w:t>눈치챈</w:t>
      </w:r>
      <w:r>
        <w:rPr>
          <w:lang w:eastAsia="ko-KR"/>
        </w:rPr>
        <w:t xml:space="preserve"> </w:t>
      </w:r>
      <w:r>
        <w:rPr>
          <w:lang w:eastAsia="ko-KR"/>
        </w:rPr>
        <w:t>독자도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마커는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진입점이기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실행될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 xml:space="preserve">. </w:t>
      </w:r>
      <w:r>
        <w:rPr>
          <w:lang w:eastAsia="ko-KR"/>
        </w:rPr>
        <w:t>마커를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실행하거나</w:t>
      </w:r>
      <w:r>
        <w:rPr>
          <w:lang w:eastAsia="ko-KR"/>
        </w:rPr>
        <w:t xml:space="preserve"> </w:t>
      </w:r>
      <w:r>
        <w:rPr>
          <w:lang w:eastAsia="ko-KR"/>
        </w:rPr>
        <w:t>디버깅할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메뉴가</w:t>
      </w:r>
      <w:r>
        <w:rPr>
          <w:lang w:eastAsia="ko-KR"/>
        </w:rPr>
        <w:t xml:space="preserve"> </w:t>
      </w:r>
      <w:r>
        <w:rPr>
          <w:lang w:eastAsia="ko-KR"/>
        </w:rPr>
        <w:t>뜬다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 xml:space="preserve">Run </w:t>
      </w:r>
      <w:proofErr w:type="spellStart"/>
      <w:r>
        <w:rPr>
          <w:rStyle w:val="VerbatimChar"/>
          <w:lang w:eastAsia="ko-KR"/>
        </w:rPr>
        <w:t>MainKt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벌어지는지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1-5).</w:t>
      </w:r>
    </w:p>
    <w:p w14:paraId="6086A5AA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MainKt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단락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언급했던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만들어낸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파사드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이름이다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Run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컴파일하고</w:t>
      </w:r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실행한다</w:t>
      </w:r>
      <w:r>
        <w:rPr>
          <w:lang w:eastAsia="ko-KR"/>
        </w:rPr>
        <w:t xml:space="preserve">.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열리고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I/O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내장된</w:t>
      </w:r>
      <w:r>
        <w:rPr>
          <w:lang w:eastAsia="ko-KR"/>
        </w:rPr>
        <w:t xml:space="preserve"> </w:t>
      </w:r>
      <w:r>
        <w:rPr>
          <w:lang w:eastAsia="ko-KR"/>
        </w:rPr>
        <w:t>콘솔에</w:t>
      </w:r>
      <w:r>
        <w:rPr>
          <w:lang w:eastAsia="ko-KR"/>
        </w:rPr>
        <w:t xml:space="preserve"> </w:t>
      </w:r>
      <w:r>
        <w:rPr>
          <w:lang w:eastAsia="ko-KR"/>
        </w:rPr>
        <w:t>연결해준다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진행됐다면</w:t>
      </w:r>
      <w:r>
        <w:rPr>
          <w:lang w:eastAsia="ko-KR"/>
        </w:rPr>
        <w:t xml:space="preserve">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Hello, </w:t>
      </w:r>
      <w:proofErr w:type="spellStart"/>
      <w:proofErr w:type="gramStart"/>
      <w:r>
        <w:rPr>
          <w:rStyle w:val="VerbatimChar"/>
          <w:lang w:eastAsia="ko-KR"/>
        </w:rPr>
        <w:t>KotlinVerse</w:t>
      </w:r>
      <w:proofErr w:type="spellEnd"/>
      <w:r>
        <w:rPr>
          <w:rStyle w:val="VerbatimChar"/>
          <w:lang w:eastAsia="ko-KR"/>
        </w:rPr>
        <w:t>!</w:t>
      </w:r>
      <w:proofErr w:type="spellStart"/>
      <w:r>
        <w:rPr>
          <w:lang w:eastAsia="ko-KR"/>
        </w:rPr>
        <w:t>를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콘솔에</w:t>
      </w:r>
      <w:r>
        <w:rPr>
          <w:lang w:eastAsia="ko-KR"/>
        </w:rPr>
        <w:t xml:space="preserve"> </w:t>
      </w:r>
      <w:r>
        <w:rPr>
          <w:lang w:eastAsia="ko-KR"/>
        </w:rPr>
        <w:t>출력하고</w:t>
      </w:r>
      <w:r>
        <w:rPr>
          <w:lang w:eastAsia="ko-KR"/>
        </w:rPr>
        <w:t xml:space="preserve"> </w:t>
      </w:r>
      <w:r>
        <w:rPr>
          <w:lang w:eastAsia="ko-KR"/>
        </w:rPr>
        <w:t>성공적으로</w:t>
      </w:r>
      <w:r>
        <w:rPr>
          <w:lang w:eastAsia="ko-KR"/>
        </w:rPr>
        <w:t xml:space="preserve"> </w:t>
      </w:r>
      <w:r>
        <w:rPr>
          <w:lang w:eastAsia="ko-KR"/>
        </w:rPr>
        <w:t>종료될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288E669E" w14:textId="77777777" w:rsidR="009750EE" w:rsidRDefault="00470BC4">
      <w:pPr>
        <w:pStyle w:val="a8"/>
        <w:rPr>
          <w:lang w:eastAsia="ko-KR"/>
        </w:rPr>
      </w:pPr>
      <w:bookmarkStart w:id="209" w:name="그림-1.5-프로그램-실행하기"/>
      <w:bookmarkEnd w:id="209"/>
      <w:r>
        <w:rPr>
          <w:lang w:eastAsia="ko-KR"/>
        </w:rPr>
        <w:t>그림</w:t>
      </w:r>
      <w:r>
        <w:rPr>
          <w:lang w:eastAsia="ko-KR"/>
        </w:rPr>
        <w:t xml:space="preserve"> 1.5: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실행하기</w:t>
      </w:r>
    </w:p>
    <w:p w14:paraId="7A037889" w14:textId="77777777" w:rsidR="0008390C" w:rsidRDefault="0008390C" w:rsidP="0008390C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35C487" wp14:editId="0CC154CD">
            <wp:extent cx="5052060" cy="23088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285C" w14:textId="77777777" w:rsidR="00656BED" w:rsidRDefault="00656BED" w:rsidP="0008390C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commentRangeStart w:id="210"/>
      <w:commentRangeStart w:id="211"/>
      <w:commentRangeStart w:id="212"/>
      <w:r>
        <w:rPr>
          <w:rFonts w:hint="eastAsia"/>
          <w:lang w:eastAsia="ko-KR"/>
        </w:rPr>
        <w:t>&gt;</w:t>
      </w:r>
      <w:commentRangeEnd w:id="210"/>
      <w:r>
        <w:rPr>
          <w:rStyle w:val="ad"/>
        </w:rPr>
        <w:commentReference w:id="210"/>
      </w:r>
      <w:commentRangeEnd w:id="211"/>
      <w:r w:rsidR="00620F28">
        <w:rPr>
          <w:rStyle w:val="ad"/>
        </w:rPr>
        <w:commentReference w:id="211"/>
      </w:r>
      <w:commentRangeEnd w:id="212"/>
      <w:r w:rsidR="00017CCA">
        <w:rPr>
          <w:rStyle w:val="ad"/>
        </w:rPr>
        <w:commentReference w:id="212"/>
      </w:r>
    </w:p>
    <w:p w14:paraId="55FD56B8" w14:textId="77777777" w:rsidR="00656BED" w:rsidRDefault="00656BED" w:rsidP="0008390C">
      <w:pPr>
        <w:pStyle w:val="a0"/>
        <w:rPr>
          <w:lang w:eastAsia="ko-KR"/>
        </w:rPr>
      </w:pPr>
      <w:r w:rsidRPr="00656BED">
        <w:rPr>
          <w:noProof/>
          <w:lang w:eastAsia="ko-KR"/>
        </w:rPr>
        <w:drawing>
          <wp:inline distT="0" distB="0" distL="0" distR="0" wp14:anchorId="6FDEE335" wp14:editId="54BF64EF">
            <wp:extent cx="3566469" cy="137171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B013" w14:textId="77777777" w:rsidR="00656BED" w:rsidRDefault="00656BED" w:rsidP="0008390C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D900841" wp14:editId="299980E1">
            <wp:extent cx="5731510" cy="268205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C3F0" w14:textId="7E1D8B28" w:rsidR="009750EE" w:rsidRDefault="005A4E1C">
      <w:pPr>
        <w:pStyle w:val="FirstParagraph"/>
        <w:rPr>
          <w:lang w:eastAsia="ko-KR"/>
        </w:rPr>
      </w:pPr>
      <w:ins w:id="213" w:author="Joyce Lee" w:date="2021-07-04T20:02:00Z">
        <w:r>
          <w:rPr>
            <w:rStyle w:val="VerbatimChar"/>
            <w:rFonts w:hint="eastAsia"/>
            <w:lang w:eastAsia="ko-KR"/>
          </w:rPr>
          <w:t>프로그램을</w:t>
        </w:r>
        <w:r>
          <w:rPr>
            <w:rStyle w:val="VerbatimChar"/>
            <w:rFonts w:hint="eastAsia"/>
            <w:lang w:eastAsia="ko-KR"/>
          </w:rPr>
          <w:t xml:space="preserve"> </w:t>
        </w:r>
      </w:ins>
      <w:ins w:id="214" w:author="Joyce Lee" w:date="2021-07-04T20:01:00Z">
        <w:r w:rsidR="00620F28">
          <w:rPr>
            <w:rStyle w:val="VerbatimChar"/>
            <w:rFonts w:hint="eastAsia"/>
            <w:lang w:eastAsia="ko-KR"/>
          </w:rPr>
          <w:t>실행하고</w:t>
        </w:r>
        <w:r w:rsidR="00620F28">
          <w:rPr>
            <w:rStyle w:val="VerbatimChar"/>
            <w:rFonts w:hint="eastAsia"/>
            <w:lang w:eastAsia="ko-KR"/>
          </w:rPr>
          <w:t xml:space="preserve"> </w:t>
        </w:r>
        <w:r w:rsidR="00620F28">
          <w:rPr>
            <w:rStyle w:val="VerbatimChar"/>
            <w:rFonts w:hint="eastAsia"/>
            <w:lang w:eastAsia="ko-KR"/>
          </w:rPr>
          <w:t>나면</w:t>
        </w:r>
        <w:r w:rsidR="00620F28">
          <w:rPr>
            <w:rStyle w:val="VerbatimChar"/>
            <w:rFonts w:hint="eastAsia"/>
            <w:lang w:eastAsia="ko-KR"/>
          </w:rPr>
          <w:t xml:space="preserve"> </w:t>
        </w:r>
        <w:r w:rsidR="00620F28">
          <w:rPr>
            <w:rStyle w:val="VerbatimChar"/>
            <w:rFonts w:hint="eastAsia"/>
            <w:lang w:eastAsia="ko-KR"/>
          </w:rPr>
          <w:t>생기는</w:t>
        </w:r>
      </w:ins>
      <w:ins w:id="215" w:author="Joyce Lee" w:date="2021-07-04T20:02:00Z">
        <w:r>
          <w:rPr>
            <w:rStyle w:val="VerbatimChar"/>
            <w:rFonts w:hint="eastAsia"/>
            <w:lang w:eastAsia="ko-KR"/>
          </w:rPr>
          <w:t>(</w:t>
        </w:r>
        <w:r>
          <w:rPr>
            <w:rStyle w:val="VerbatimChar"/>
            <w:rFonts w:hint="eastAsia"/>
            <w:lang w:eastAsia="ko-KR"/>
          </w:rPr>
          <w:t>실제로는</w:t>
        </w:r>
        <w:r>
          <w:rPr>
            <w:rStyle w:val="VerbatimChar"/>
            <w:rFonts w:hint="eastAsia"/>
            <w:lang w:eastAsia="ko-KR"/>
          </w:rPr>
          <w:t xml:space="preserve"> </w:t>
        </w:r>
        <w:r>
          <w:rPr>
            <w:rStyle w:val="VerbatimChar"/>
            <w:rFonts w:hint="eastAsia"/>
            <w:lang w:eastAsia="ko-KR"/>
          </w:rPr>
          <w:t>컴파일시</w:t>
        </w:r>
        <w:r>
          <w:rPr>
            <w:rStyle w:val="VerbatimChar"/>
            <w:rFonts w:hint="eastAsia"/>
            <w:lang w:eastAsia="ko-KR"/>
          </w:rPr>
          <w:t xml:space="preserve"> </w:t>
        </w:r>
        <w:r>
          <w:rPr>
            <w:rStyle w:val="VerbatimChar"/>
            <w:rFonts w:hint="eastAsia"/>
            <w:lang w:eastAsia="ko-KR"/>
          </w:rPr>
          <w:t>생김</w:t>
        </w:r>
        <w:r>
          <w:rPr>
            <w:rStyle w:val="VerbatimChar"/>
            <w:rFonts w:hint="eastAsia"/>
            <w:lang w:eastAsia="ko-KR"/>
          </w:rPr>
          <w:t>)</w:t>
        </w:r>
      </w:ins>
      <w:ins w:id="216" w:author="Joyce Lee" w:date="2021-07-04T20:01:00Z">
        <w:r w:rsidR="00620F28">
          <w:rPr>
            <w:rStyle w:val="VerbatimChar"/>
            <w:rFonts w:hint="eastAsia"/>
            <w:lang w:eastAsia="ko-KR"/>
          </w:rPr>
          <w:t xml:space="preserve"> </w:t>
        </w:r>
      </w:ins>
      <w:r w:rsidR="00470BC4">
        <w:rPr>
          <w:rStyle w:val="VerbatimChar"/>
          <w:lang w:eastAsia="ko-KR"/>
        </w:rPr>
        <w:t>out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디렉터리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안을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살펴보면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소스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프로그램으로부터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컴파일러가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생성한</w:t>
      </w:r>
      <w:r w:rsidR="00470BC4">
        <w:rPr>
          <w:lang w:eastAsia="ko-KR"/>
        </w:rPr>
        <w:t xml:space="preserve"> </w:t>
      </w:r>
      <w:r w:rsidR="00470BC4">
        <w:rPr>
          <w:rStyle w:val="VerbatimChar"/>
          <w:lang w:eastAsia="ko-KR"/>
        </w:rPr>
        <w:t>.class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파일을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있다</w:t>
      </w:r>
      <w:r w:rsidR="00470BC4">
        <w:rPr>
          <w:lang w:eastAsia="ko-KR"/>
        </w:rPr>
        <w:t>.</w:t>
      </w:r>
    </w:p>
    <w:p w14:paraId="01508B8F" w14:textId="77777777" w:rsidR="00656BED" w:rsidRDefault="00656BED" w:rsidP="00656BED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0A06975D" w14:textId="77777777" w:rsidR="00656BED" w:rsidRPr="00656BED" w:rsidRDefault="00656BED" w:rsidP="00656BE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F1F45C" wp14:editId="5D381EE0">
            <wp:extent cx="5731510" cy="17292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6EB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축하한다</w:t>
      </w:r>
      <w:r>
        <w:rPr>
          <w:lang w:eastAsia="ko-KR"/>
        </w:rPr>
        <w:t xml:space="preserve">!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IDEA </w:t>
      </w:r>
      <w:r>
        <w:rPr>
          <w:lang w:eastAsia="ko-KR"/>
        </w:rPr>
        <w:t>환경에서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실행하는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이해했고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기초인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코틀린세계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KotlinVerse</w:t>
      </w:r>
      <w:proofErr w:type="spellEnd"/>
      <w:r>
        <w:rPr>
          <w:lang w:eastAsia="ko-KR"/>
        </w:rPr>
        <w:t>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깊이</w:t>
      </w:r>
      <w:r>
        <w:rPr>
          <w:lang w:eastAsia="ko-KR"/>
        </w:rPr>
        <w:t xml:space="preserve"> </w:t>
      </w:r>
      <w:r>
        <w:rPr>
          <w:lang w:eastAsia="ko-KR"/>
        </w:rPr>
        <w:t>파고들</w:t>
      </w:r>
      <w:r>
        <w:rPr>
          <w:lang w:eastAsia="ko-KR"/>
        </w:rPr>
        <w:t xml:space="preserve"> </w:t>
      </w:r>
      <w:r>
        <w:rPr>
          <w:lang w:eastAsia="ko-KR"/>
        </w:rPr>
        <w:t>준비가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 w:rsidR="0008390C">
        <w:rPr>
          <w:rFonts w:hint="eastAsia"/>
          <w:lang w:eastAsia="ko-KR"/>
        </w:rPr>
        <w:t>가보자</w:t>
      </w:r>
      <w:r>
        <w:rPr>
          <w:lang w:eastAsia="ko-KR"/>
        </w:rPr>
        <w:t>!</w:t>
      </w:r>
    </w:p>
    <w:p w14:paraId="4C83FA30" w14:textId="77777777" w:rsidR="009750EE" w:rsidRDefault="00470BC4">
      <w:pPr>
        <w:pStyle w:val="2"/>
        <w:rPr>
          <w:lang w:eastAsia="ko-KR"/>
        </w:rPr>
      </w:pPr>
      <w:bookmarkStart w:id="217" w:name="repl-사용하기"/>
      <w:bookmarkEnd w:id="217"/>
      <w:r>
        <w:rPr>
          <w:lang w:eastAsia="ko-KR"/>
        </w:rPr>
        <w:t xml:space="preserve">REPL </w:t>
      </w:r>
      <w:r>
        <w:rPr>
          <w:lang w:eastAsia="ko-KR"/>
        </w:rPr>
        <w:t>사용하기</w:t>
      </w:r>
    </w:p>
    <w:p w14:paraId="7E21D94D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플러그인은</w:t>
      </w:r>
      <w:r>
        <w:rPr>
          <w:lang w:eastAsia="ko-KR"/>
        </w:rPr>
        <w:t xml:space="preserve"> </w:t>
      </w:r>
      <w:r>
        <w:rPr>
          <w:lang w:eastAsia="ko-KR"/>
        </w:rPr>
        <w:t>즉시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실행을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>(evaluate)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(interactive shell)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빨리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 w:rsidR="0008390C">
        <w:rPr>
          <w:rFonts w:hint="eastAsia"/>
          <w:lang w:eastAsia="ko-KR"/>
        </w:rPr>
        <w:t>하</w:t>
      </w:r>
      <w:r>
        <w:rPr>
          <w:lang w:eastAsia="ko-KR"/>
        </w:rPr>
        <w:t>거나</w:t>
      </w:r>
      <w:r>
        <w:rPr>
          <w:lang w:eastAsia="ko-KR"/>
        </w:rPr>
        <w:t xml:space="preserve">, </w:t>
      </w:r>
      <w:r>
        <w:rPr>
          <w:lang w:eastAsia="ko-KR"/>
        </w:rPr>
        <w:t>라이브러리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실험해볼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배우는</w:t>
      </w:r>
      <w:r>
        <w:rPr>
          <w:lang w:eastAsia="ko-KR"/>
        </w:rPr>
        <w:t xml:space="preserve"> </w:t>
      </w:r>
      <w:r>
        <w:rPr>
          <w:lang w:eastAsia="ko-KR"/>
        </w:rPr>
        <w:t>사람들에게도</w:t>
      </w:r>
      <w:r>
        <w:rPr>
          <w:lang w:eastAsia="ko-KR"/>
        </w:rPr>
        <w:t xml:space="preserve">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을</w:t>
      </w:r>
      <w:r>
        <w:rPr>
          <w:lang w:eastAsia="ko-KR"/>
        </w:rPr>
        <w:t xml:space="preserve"> REPL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>. REPL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읽기</w:t>
      </w:r>
      <w:r>
        <w:rPr>
          <w:lang w:eastAsia="ko-KR"/>
        </w:rPr>
        <w:t>/</w:t>
      </w:r>
      <w:r>
        <w:rPr>
          <w:lang w:eastAsia="ko-KR"/>
        </w:rPr>
        <w:t>평가</w:t>
      </w:r>
      <w:r>
        <w:rPr>
          <w:lang w:eastAsia="ko-KR"/>
        </w:rPr>
        <w:t>/</w:t>
      </w:r>
      <w:r>
        <w:rPr>
          <w:lang w:eastAsia="ko-KR"/>
        </w:rPr>
        <w:t>출력</w:t>
      </w:r>
      <w:r>
        <w:rPr>
          <w:lang w:eastAsia="ko-KR"/>
        </w:rPr>
        <w:t xml:space="preserve"> </w:t>
      </w:r>
      <w:r>
        <w:rPr>
          <w:lang w:eastAsia="ko-KR"/>
        </w:rPr>
        <w:t>루프</w:t>
      </w:r>
      <w:r>
        <w:rPr>
          <w:lang w:eastAsia="ko-KR"/>
        </w:rPr>
        <w:t>(Read/Evaluate/Print Loop)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약자다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읽어서</w:t>
      </w:r>
      <w:r>
        <w:rPr>
          <w:lang w:eastAsia="ko-KR"/>
        </w:rPr>
        <w:t xml:space="preserve">, </w:t>
      </w:r>
      <w:r>
        <w:rPr>
          <w:lang w:eastAsia="ko-KR"/>
        </w:rPr>
        <w:t>평가하고</w:t>
      </w:r>
      <w:r>
        <w:rPr>
          <w:lang w:eastAsia="ko-KR"/>
        </w:rPr>
        <w:t xml:space="preserve">, </w:t>
      </w:r>
      <w:r>
        <w:rPr>
          <w:lang w:eastAsia="ko-KR"/>
        </w:rPr>
        <w:t>결과를</w:t>
      </w:r>
      <w:r>
        <w:rPr>
          <w:lang w:eastAsia="ko-KR"/>
        </w:rPr>
        <w:t>(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) </w:t>
      </w:r>
      <w:r>
        <w:rPr>
          <w:lang w:eastAsia="ko-KR"/>
        </w:rPr>
        <w:t>출력하는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반복한다는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>. REPL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열려면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Tool </w:t>
      </w:r>
      <w:r w:rsidR="0008390C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Kotlin </w:t>
      </w:r>
      <w:r w:rsidR="0008390C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Kotlin REPL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선택하라</w:t>
      </w:r>
      <w:r>
        <w:rPr>
          <w:lang w:eastAsia="ko-KR"/>
        </w:rPr>
        <w:t>.</w:t>
      </w:r>
    </w:p>
    <w:p w14:paraId="739A6551" w14:textId="77777777" w:rsidR="0010712B" w:rsidRDefault="0010712B" w:rsidP="0010712B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052DC87E" w14:textId="77777777" w:rsidR="0010712B" w:rsidRPr="0010712B" w:rsidRDefault="0010712B" w:rsidP="0010712B">
      <w:pPr>
        <w:pStyle w:val="a0"/>
        <w:rPr>
          <w:lang w:eastAsia="ko-KR"/>
        </w:rPr>
      </w:pPr>
      <w:r w:rsidRPr="0010712B">
        <w:rPr>
          <w:noProof/>
          <w:lang w:eastAsia="ko-KR"/>
        </w:rPr>
        <w:lastRenderedPageBreak/>
        <w:drawing>
          <wp:inline distT="0" distB="0" distL="0" distR="0" wp14:anchorId="4D054CB8" wp14:editId="5F5D0FE0">
            <wp:extent cx="4938188" cy="411515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4B30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 xml:space="preserve">REPL </w:t>
      </w:r>
      <w:r>
        <w:rPr>
          <w:lang w:eastAsia="ko-KR"/>
        </w:rPr>
        <w:t>창에서는</w:t>
      </w:r>
      <w:r>
        <w:rPr>
          <w:lang w:eastAsia="ko-KR"/>
        </w:rPr>
        <w:t xml:space="preserve"> </w:t>
      </w:r>
      <w:r>
        <w:rPr>
          <w:lang w:eastAsia="ko-KR"/>
        </w:rPr>
        <w:t>편집기</w:t>
      </w:r>
      <w:r>
        <w:rPr>
          <w:lang w:eastAsia="ko-KR"/>
        </w:rPr>
        <w:t xml:space="preserve"> </w:t>
      </w:r>
      <w:r>
        <w:rPr>
          <w:lang w:eastAsia="ko-KR"/>
        </w:rPr>
        <w:t>창과</w:t>
      </w:r>
      <w:r>
        <w:rPr>
          <w:lang w:eastAsia="ko-KR"/>
        </w:rPr>
        <w:t xml:space="preserve"> </w:t>
      </w:r>
      <w:r>
        <w:rPr>
          <w:lang w:eastAsia="ko-KR"/>
        </w:rPr>
        <w:t>똑같이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 w:rsidR="0008390C">
        <w:rPr>
          <w:rFonts w:hint="eastAsia"/>
          <w:lang w:eastAsia="ko-KR"/>
        </w:rPr>
        <w:t xml:space="preserve"> </w:t>
      </w:r>
      <w:r>
        <w:rPr>
          <w:lang w:eastAsia="ko-KR"/>
        </w:rPr>
        <w:t>대로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타이핑할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 w:rsidR="0008390C">
        <w:rPr>
          <w:rFonts w:hint="eastAsia"/>
          <w:lang w:eastAsia="ko-KR"/>
        </w:rPr>
        <w:t>[Enter</w:t>
      </w:r>
      <w:r w:rsidR="0008390C">
        <w:rPr>
          <w:lang w:eastAsia="ko-KR"/>
        </w:rPr>
        <w:t>]</w:t>
      </w:r>
      <w:r w:rsidR="0008390C">
        <w:rPr>
          <w:rFonts w:hint="eastAsia"/>
          <w:lang w:eastAsia="ko-KR"/>
        </w:rPr>
        <w:t xml:space="preserve"> </w:t>
      </w:r>
      <w:r w:rsidR="0008390C">
        <w:rPr>
          <w:rFonts w:hint="eastAsia"/>
          <w:lang w:eastAsia="ko-KR"/>
        </w:rPr>
        <w:t>키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누르면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조각이</w:t>
      </w:r>
      <w:r>
        <w:rPr>
          <w:lang w:eastAsia="ko-KR"/>
        </w:rPr>
        <w:t xml:space="preserve"> </w:t>
      </w:r>
      <w:r>
        <w:rPr>
          <w:lang w:eastAsia="ko-KR"/>
        </w:rPr>
        <w:t>실행된다는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타이핑한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[</w:t>
      </w:r>
      <w:r>
        <w:rPr>
          <w:lang w:eastAsia="ko-KR"/>
        </w:rPr>
        <w:t>Ctrl</w:t>
      </w:r>
      <w:r w:rsidR="00380F5B">
        <w:rPr>
          <w:rFonts w:hint="eastAsia"/>
          <w:lang w:eastAsia="ko-KR"/>
        </w:rPr>
        <w:t>]+[</w:t>
      </w:r>
      <w:r>
        <w:rPr>
          <w:lang w:eastAsia="ko-KR"/>
        </w:rPr>
        <w:t>Enter</w:t>
      </w:r>
      <w:r w:rsidR="00380F5B">
        <w:rPr>
          <w:rFonts w:hint="eastAsia"/>
          <w:lang w:eastAsia="ko-KR"/>
        </w:rPr>
        <w:t>]</w:t>
      </w:r>
      <w:r>
        <w:rPr>
          <w:lang w:eastAsia="ko-KR"/>
        </w:rPr>
        <w:t>(Command-Return)</w:t>
      </w:r>
      <w:r w:rsidR="00380F5B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눌러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IDE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처리하게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다음을</w:t>
      </w:r>
      <w:r>
        <w:rPr>
          <w:lang w:eastAsia="ko-KR"/>
        </w:rPr>
        <w:t xml:space="preserve"> </w:t>
      </w:r>
      <w:r>
        <w:rPr>
          <w:lang w:eastAsia="ko-KR"/>
        </w:rPr>
        <w:t>입력하고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테스트해보자</w:t>
      </w:r>
      <w:r>
        <w:rPr>
          <w:lang w:eastAsia="ko-KR"/>
        </w:rPr>
        <w:t>.</w:t>
      </w:r>
    </w:p>
    <w:p w14:paraId="3D5E39DE" w14:textId="77777777" w:rsidR="009750EE" w:rsidRDefault="00470BC4">
      <w:pPr>
        <w:pStyle w:val="SourceCode"/>
      </w:pPr>
      <w:proofErr w:type="spellStart"/>
      <w:proofErr w:type="gramStart"/>
      <w:r>
        <w:rPr>
          <w:rStyle w:val="VerbatimChar"/>
        </w:rPr>
        <w:t>println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“Hello from REPL</w:t>
      </w:r>
      <w:commentRangeStart w:id="218"/>
      <w:commentRangeStart w:id="219"/>
      <w:r>
        <w:rPr>
          <w:rStyle w:val="VerbatimChar"/>
        </w:rPr>
        <w:t>”</w:t>
      </w:r>
      <w:commentRangeEnd w:id="218"/>
      <w:r w:rsidR="00656BED">
        <w:rPr>
          <w:rStyle w:val="ad"/>
        </w:rPr>
        <w:commentReference w:id="218"/>
      </w:r>
      <w:commentRangeEnd w:id="219"/>
      <w:r w:rsidR="00FF1DEE">
        <w:rPr>
          <w:rStyle w:val="ad"/>
        </w:rPr>
        <w:commentReference w:id="219"/>
      </w:r>
      <w:r>
        <w:rPr>
          <w:rStyle w:val="VerbatimChar"/>
        </w:rPr>
        <w:t>)</w:t>
      </w:r>
    </w:p>
    <w:p w14:paraId="62DED3C9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Hello from REPL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콘솔에</w:t>
      </w:r>
      <w:r>
        <w:rPr>
          <w:lang w:eastAsia="ko-KR"/>
        </w:rPr>
        <w:t xml:space="preserve"> </w:t>
      </w:r>
      <w:r>
        <w:rPr>
          <w:lang w:eastAsia="ko-KR"/>
        </w:rPr>
        <w:t>출력한다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REPL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콘솔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196FB391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문자</w:t>
      </w:r>
      <w:r>
        <w:rPr>
          <w:lang w:eastAsia="ko-KR"/>
        </w:rPr>
        <w:t xml:space="preserve"> </w:t>
      </w:r>
      <w:r>
        <w:rPr>
          <w:lang w:eastAsia="ko-KR"/>
        </w:rPr>
        <w:t>출력은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부수</w:t>
      </w:r>
      <w:r>
        <w:rPr>
          <w:lang w:eastAsia="ko-KR"/>
        </w:rPr>
        <w:t xml:space="preserve"> </w:t>
      </w:r>
      <w:r>
        <w:rPr>
          <w:lang w:eastAsia="ko-KR"/>
        </w:rPr>
        <w:t>효과이며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값도</w:t>
      </w:r>
      <w:r>
        <w:rPr>
          <w:lang w:eastAsia="ko-KR"/>
        </w:rPr>
        <w:t xml:space="preserve"> </w:t>
      </w:r>
      <w:r>
        <w:rPr>
          <w:lang w:eastAsia="ko-KR"/>
        </w:rPr>
        <w:t>반환하지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만들어내는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평가해보면</w:t>
      </w:r>
      <w:r>
        <w:rPr>
          <w:lang w:eastAsia="ko-KR"/>
        </w:rPr>
        <w:t xml:space="preserve"> </w:t>
      </w:r>
      <w:r>
        <w:rPr>
          <w:lang w:eastAsia="ko-KR"/>
        </w:rPr>
        <w:t>출력이</w:t>
      </w:r>
      <w:r>
        <w:rPr>
          <w:lang w:eastAsia="ko-KR"/>
        </w:rPr>
        <w:t xml:space="preserve">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1+2*3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시도해보자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380F5B">
        <w:rPr>
          <w:rFonts w:hint="eastAsia"/>
          <w:lang w:eastAsia="ko-KR"/>
        </w:rPr>
        <w:t>-</w:t>
      </w:r>
      <w:r>
        <w:rPr>
          <w:lang w:eastAsia="ko-KR"/>
        </w:rPr>
        <w:t>6).</w:t>
      </w:r>
    </w:p>
    <w:p w14:paraId="6D488A94" w14:textId="77777777" w:rsidR="009750EE" w:rsidRDefault="00470BC4">
      <w:pPr>
        <w:pStyle w:val="a8"/>
        <w:rPr>
          <w:lang w:eastAsia="ko-KR"/>
        </w:rPr>
      </w:pPr>
      <w:bookmarkStart w:id="220" w:name="그림-1.6-repl-사용하기"/>
      <w:bookmarkEnd w:id="220"/>
      <w:r>
        <w:rPr>
          <w:lang w:eastAsia="ko-KR"/>
        </w:rPr>
        <w:t>그림</w:t>
      </w:r>
      <w:r>
        <w:rPr>
          <w:lang w:eastAsia="ko-KR"/>
        </w:rPr>
        <w:t xml:space="preserve"> 1.6: REPL </w:t>
      </w:r>
      <w:r>
        <w:rPr>
          <w:lang w:eastAsia="ko-KR"/>
        </w:rPr>
        <w:t>사용하기</w:t>
      </w:r>
    </w:p>
    <w:p w14:paraId="12F945DB" w14:textId="77777777" w:rsidR="00380F5B" w:rsidRDefault="00380F5B" w:rsidP="00380F5B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036E6D6" wp14:editId="254246C8">
            <wp:extent cx="3264877" cy="189053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4020" cy="18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039" w14:textId="77777777" w:rsidR="00656BED" w:rsidRDefault="00656BED" w:rsidP="00380F5B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2684975B" w14:textId="77777777" w:rsidR="00656BED" w:rsidRDefault="00656BED" w:rsidP="00380F5B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AA2327B" wp14:editId="3B7791FE">
            <wp:extent cx="5158740" cy="2735580"/>
            <wp:effectExtent l="0" t="0" r="381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038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REPL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결과인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7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 xml:space="preserve">.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전의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예제의</w:t>
      </w:r>
      <w:r>
        <w:rPr>
          <w:lang w:eastAsia="ko-KR"/>
        </w:rPr>
        <w:t xml:space="preserve"> </w:t>
      </w:r>
      <w:r>
        <w:rPr>
          <w:lang w:eastAsia="ko-KR"/>
        </w:rPr>
        <w:t>결과와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표시됐음에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7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결과임을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 xml:space="preserve">.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도구에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익숙해지길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바란다</w:t>
      </w:r>
      <w:r>
        <w:rPr>
          <w:lang w:eastAsia="ko-KR"/>
        </w:rPr>
        <w:t xml:space="preserve">.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</w:t>
      </w:r>
      <w:r>
        <w:rPr>
          <w:lang w:eastAsia="ko-KR"/>
        </w:rPr>
        <w:t xml:space="preserve"> (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 w:rsidR="00380F5B">
        <w:rPr>
          <w:rFonts w:hint="eastAsia"/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)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실험할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REPL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것이기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14:paraId="293F8D18" w14:textId="77777777" w:rsidR="009750EE" w:rsidRDefault="00470BC4">
      <w:pPr>
        <w:pStyle w:val="3"/>
        <w:rPr>
          <w:lang w:eastAsia="ko-KR"/>
        </w:rPr>
      </w:pPr>
      <w:bookmarkStart w:id="221" w:name="코틀린-놀이터"/>
      <w:bookmarkEnd w:id="221"/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놀이터</w:t>
      </w:r>
    </w:p>
    <w:p w14:paraId="0614A904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에는</w:t>
      </w:r>
      <w:r>
        <w:rPr>
          <w:lang w:eastAsia="ko-KR"/>
        </w:rPr>
        <w:t xml:space="preserve"> REPL </w:t>
      </w:r>
      <w:r w:rsidR="00A32F03">
        <w:rPr>
          <w:lang w:eastAsia="ko-KR"/>
        </w:rPr>
        <w:t>셸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REPL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비슷하지만</w:t>
      </w:r>
      <w:r>
        <w:rPr>
          <w:lang w:eastAsia="ko-KR"/>
        </w:rPr>
        <w:t xml:space="preserve"> REPL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완전한</w:t>
      </w:r>
      <w:r>
        <w:rPr>
          <w:lang w:eastAsia="ko-KR"/>
        </w:rPr>
        <w:t xml:space="preserve"> IDE </w:t>
      </w:r>
      <w:r>
        <w:rPr>
          <w:lang w:eastAsia="ko-KR"/>
        </w:rPr>
        <w:t>중간에</w:t>
      </w:r>
      <w:r>
        <w:rPr>
          <w:lang w:eastAsia="ko-KR"/>
        </w:rPr>
        <w:t xml:space="preserve"> </w:t>
      </w:r>
      <w:r>
        <w:rPr>
          <w:lang w:eastAsia="ko-KR"/>
        </w:rPr>
        <w:t>위치하는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</w:t>
      </w:r>
      <w:r>
        <w:rPr>
          <w:lang w:eastAsia="ko-KR"/>
        </w:rPr>
        <w:t>온라인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도구는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놀이터</w:t>
      </w:r>
      <w:r>
        <w:rPr>
          <w:lang w:eastAsia="ko-KR"/>
        </w:rPr>
        <w:t>(playground)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브라우저에서</w:t>
      </w:r>
      <w:r w:rsidR="00380F5B">
        <w:rPr>
          <w:lang w:eastAsia="ko-KR"/>
        </w:rPr>
        <w:t xml:space="preserve"> https://play.kotlinlang.org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방문</w:t>
      </w:r>
      <w:r w:rsidR="00380F5B">
        <w:rPr>
          <w:rFonts w:hint="eastAsia"/>
          <w:lang w:eastAsia="ko-KR"/>
        </w:rPr>
        <w:t>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놀이터를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사용</w:t>
      </w:r>
      <w:r>
        <w:rPr>
          <w:lang w:eastAsia="ko-KR"/>
        </w:rPr>
        <w:t>해보라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380F5B">
        <w:rPr>
          <w:rFonts w:hint="eastAsia"/>
          <w:lang w:eastAsia="ko-KR"/>
        </w:rPr>
        <w:t>-</w:t>
      </w:r>
      <w:r>
        <w:rPr>
          <w:lang w:eastAsia="ko-KR"/>
        </w:rPr>
        <w:t>7).</w:t>
      </w:r>
    </w:p>
    <w:p w14:paraId="61A4A304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놀이터는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IDE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않고도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탐험할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온라인</w:t>
      </w:r>
      <w:r>
        <w:rPr>
          <w:lang w:eastAsia="ko-KR"/>
        </w:rPr>
        <w:t xml:space="preserve"> </w:t>
      </w:r>
      <w:r>
        <w:rPr>
          <w:lang w:eastAsia="ko-KR"/>
        </w:rPr>
        <w:t>환경이다</w:t>
      </w:r>
      <w:r>
        <w:rPr>
          <w:lang w:eastAsia="ko-KR"/>
        </w:rPr>
        <w:t xml:space="preserve">.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편집기</w:t>
      </w:r>
      <w:r>
        <w:rPr>
          <w:lang w:eastAsia="ko-KR"/>
        </w:rPr>
        <w:t xml:space="preserve">, </w:t>
      </w:r>
      <w:r>
        <w:rPr>
          <w:lang w:eastAsia="ko-KR"/>
        </w:rPr>
        <w:t>문법과</w:t>
      </w:r>
      <w:r>
        <w:rPr>
          <w:lang w:eastAsia="ko-KR"/>
        </w:rPr>
        <w:t xml:space="preserve"> </w:t>
      </w:r>
      <w:r>
        <w:rPr>
          <w:lang w:eastAsia="ko-KR"/>
        </w:rPr>
        <w:t>오류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하이라이팅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완성과</w:t>
      </w:r>
      <w:r>
        <w:rPr>
          <w:lang w:eastAsia="ko-KR"/>
        </w:rPr>
        <w:t xml:space="preserve"> </w:t>
      </w:r>
      <w:r>
        <w:rPr>
          <w:lang w:eastAsia="ko-KR"/>
        </w:rPr>
        <w:t>콘솔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실행기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380F5B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똑똑한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14:paraId="040EC2DF" w14:textId="77777777" w:rsidR="009750EE" w:rsidRDefault="00470BC4">
      <w:pPr>
        <w:pStyle w:val="a8"/>
        <w:rPr>
          <w:lang w:eastAsia="ko-KR"/>
        </w:rPr>
      </w:pPr>
      <w:bookmarkStart w:id="222" w:name="그림-1.7-코틀린-놀이터"/>
      <w:bookmarkEnd w:id="222"/>
      <w:r>
        <w:rPr>
          <w:lang w:eastAsia="ko-KR"/>
        </w:rPr>
        <w:t>그림</w:t>
      </w:r>
      <w:r>
        <w:rPr>
          <w:lang w:eastAsia="ko-KR"/>
        </w:rPr>
        <w:t xml:space="preserve"> 1.7: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놀이터</w:t>
      </w:r>
    </w:p>
    <w:p w14:paraId="4556A680" w14:textId="77777777" w:rsidR="00380F5B" w:rsidRPr="00380F5B" w:rsidRDefault="00380F5B" w:rsidP="00380F5B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289A1B" wp14:editId="31AD0009">
            <wp:extent cx="5143500" cy="23317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4CE6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놀이터는</w:t>
      </w:r>
      <w:r>
        <w:rPr>
          <w:lang w:eastAsia="ko-KR"/>
        </w:rPr>
        <w:t xml:space="preserve">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기능에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익숙해지기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연습문제와</w:t>
      </w:r>
      <w:r>
        <w:rPr>
          <w:lang w:eastAsia="ko-KR"/>
        </w:rPr>
        <w:t xml:space="preserve"> </w:t>
      </w:r>
      <w:r>
        <w:rPr>
          <w:lang w:eastAsia="ko-KR"/>
        </w:rPr>
        <w:t>예제도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선문답</w:t>
      </w:r>
      <w:r>
        <w:rPr>
          <w:lang w:eastAsia="ko-KR"/>
        </w:rPr>
        <w:t>(</w:t>
      </w:r>
      <w:proofErr w:type="spellStart"/>
      <w:r>
        <w:rPr>
          <w:lang w:eastAsia="ko-KR"/>
        </w:rPr>
        <w:t>koans</w:t>
      </w:r>
      <w:proofErr w:type="spellEnd"/>
      <w:r>
        <w:rPr>
          <w:lang w:eastAsia="ko-KR"/>
        </w:rPr>
        <w:t>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부르는</w:t>
      </w:r>
      <w:r>
        <w:rPr>
          <w:lang w:eastAsia="ko-KR"/>
        </w:rPr>
        <w:t xml:space="preserve"> </w:t>
      </w:r>
      <w:r>
        <w:rPr>
          <w:lang w:eastAsia="ko-KR"/>
        </w:rPr>
        <w:t>연습문제는</w:t>
      </w:r>
      <w:r>
        <w:rPr>
          <w:lang w:eastAsia="ko-KR"/>
        </w:rPr>
        <w:t xml:space="preserve"> </w:t>
      </w:r>
      <w:r>
        <w:rPr>
          <w:lang w:eastAsia="ko-KR"/>
        </w:rPr>
        <w:t>실패</w:t>
      </w:r>
      <w:r w:rsidR="009F67FD">
        <w:rPr>
          <w:rFonts w:hint="eastAsia"/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케이스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되어</w:t>
      </w:r>
      <w:r w:rsidR="009F67FD">
        <w:rPr>
          <w:rFonts w:hint="eastAsia"/>
          <w:lang w:eastAsia="ko-KR"/>
        </w:rPr>
        <w:t xml:space="preserve"> </w:t>
      </w:r>
      <w:r w:rsidR="009F67FD">
        <w:rPr>
          <w:lang w:eastAsia="ko-KR"/>
        </w:rPr>
        <w:t>있</w:t>
      </w:r>
      <w:r w:rsidR="009F67FD">
        <w:rPr>
          <w:rFonts w:hint="eastAsia"/>
          <w:lang w:eastAsia="ko-KR"/>
        </w:rPr>
        <w:t>어</w:t>
      </w:r>
      <w:r w:rsidR="009F67FD">
        <w:rPr>
          <w:rFonts w:hint="eastAsia"/>
          <w:lang w:eastAsia="ko-KR"/>
        </w:rPr>
        <w:t xml:space="preserve"> </w:t>
      </w:r>
      <w:r w:rsidR="009F67FD">
        <w:rPr>
          <w:lang w:eastAsia="ko-KR"/>
        </w:rPr>
        <w:t>코드를</w:t>
      </w:r>
      <w:r w:rsidR="009F67FD">
        <w:rPr>
          <w:lang w:eastAsia="ko-KR"/>
        </w:rPr>
        <w:t xml:space="preserve"> </w:t>
      </w:r>
      <w:r w:rsidR="009F67FD">
        <w:rPr>
          <w:lang w:eastAsia="ko-KR"/>
        </w:rPr>
        <w:t>수정해야</w:t>
      </w:r>
      <w:r w:rsidR="009F67FD">
        <w:rPr>
          <w:rFonts w:hint="eastAsia"/>
          <w:lang w:eastAsia="ko-KR"/>
        </w:rPr>
        <w:t xml:space="preserve"> </w:t>
      </w:r>
      <w:r w:rsidR="009F67FD">
        <w:rPr>
          <w:rFonts w:hint="eastAsia"/>
          <w:lang w:eastAsia="ko-KR"/>
        </w:rPr>
        <w:t>통과할</w:t>
      </w:r>
      <w:r w:rsidR="009F67FD">
        <w:rPr>
          <w:rFonts w:hint="eastAsia"/>
          <w:lang w:eastAsia="ko-KR"/>
        </w:rPr>
        <w:t xml:space="preserve"> </w:t>
      </w:r>
      <w:r w:rsidR="009F67FD">
        <w:rPr>
          <w:rFonts w:hint="eastAsia"/>
          <w:lang w:eastAsia="ko-KR"/>
        </w:rPr>
        <w:t>수</w:t>
      </w:r>
      <w:r w:rsidR="009F67FD">
        <w:rPr>
          <w:rFonts w:hint="eastAsia"/>
          <w:lang w:eastAsia="ko-KR"/>
        </w:rPr>
        <w:t xml:space="preserve"> </w:t>
      </w:r>
      <w:r w:rsidR="009F67FD">
        <w:rPr>
          <w:rFonts w:hint="eastAsia"/>
          <w:lang w:eastAsia="ko-KR"/>
        </w:rPr>
        <w:t>있다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8).</w:t>
      </w:r>
    </w:p>
    <w:p w14:paraId="7918E992" w14:textId="77777777" w:rsidR="009750EE" w:rsidRDefault="00470BC4">
      <w:pPr>
        <w:pStyle w:val="a8"/>
        <w:rPr>
          <w:lang w:eastAsia="ko-KR"/>
        </w:rPr>
      </w:pPr>
      <w:bookmarkStart w:id="223" w:name="그림-1.8-코틀린-선문답"/>
      <w:bookmarkEnd w:id="223"/>
      <w:r>
        <w:rPr>
          <w:lang w:eastAsia="ko-KR"/>
        </w:rPr>
        <w:t>그림</w:t>
      </w:r>
      <w:r>
        <w:rPr>
          <w:lang w:eastAsia="ko-KR"/>
        </w:rPr>
        <w:t xml:space="preserve"> 1.8: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선문답</w:t>
      </w:r>
    </w:p>
    <w:p w14:paraId="4BC573F5" w14:textId="77777777" w:rsidR="009F67FD" w:rsidRPr="009F67FD" w:rsidRDefault="009F67FD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E7276B" wp14:editId="42E01F05">
            <wp:extent cx="5090160" cy="21945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9D3" w14:textId="77777777" w:rsidR="009750EE" w:rsidRDefault="009F67FD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rFonts w:hint="eastAsia"/>
          <w:lang w:eastAsia="ko-KR"/>
        </w:rPr>
        <w:t>러한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연습문제는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책을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보완해주는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귀중한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문제들이다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여러분도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꼭</w:t>
      </w:r>
      <w:r w:rsidR="00470BC4">
        <w:rPr>
          <w:lang w:eastAsia="ko-KR"/>
        </w:rPr>
        <w:t xml:space="preserve"> </w:t>
      </w:r>
      <w:proofErr w:type="gramStart"/>
      <w:r w:rsidR="00470BC4">
        <w:rPr>
          <w:lang w:eastAsia="ko-KR"/>
        </w:rPr>
        <w:t>한번씩</w:t>
      </w:r>
      <w:proofErr w:type="gramEnd"/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풀어보기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바란다</w:t>
      </w:r>
      <w:r w:rsidR="00470BC4">
        <w:rPr>
          <w:lang w:eastAsia="ko-KR"/>
        </w:rPr>
        <w:t>.</w:t>
      </w:r>
    </w:p>
    <w:p w14:paraId="6B2EAC1A" w14:textId="77777777" w:rsidR="009750EE" w:rsidRDefault="00470BC4">
      <w:pPr>
        <w:pStyle w:val="2"/>
        <w:rPr>
          <w:lang w:eastAsia="ko-KR"/>
        </w:rPr>
      </w:pPr>
      <w:bookmarkStart w:id="224" w:name="이클립스-프로젝트-설정하기"/>
      <w:bookmarkEnd w:id="224"/>
      <w:r>
        <w:rPr>
          <w:lang w:eastAsia="ko-KR"/>
        </w:rPr>
        <w:t>이클립스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</w:p>
    <w:p w14:paraId="788D4360" w14:textId="0A0FDAD2" w:rsidR="009750EE" w:rsidRDefault="00470BC4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만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이클립스</w:t>
      </w:r>
      <w:r>
        <w:rPr>
          <w:lang w:eastAsia="ko-KR"/>
        </w:rPr>
        <w:t>(Eclipse) IDE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좋아하는</w:t>
      </w:r>
      <w:r>
        <w:rPr>
          <w:lang w:eastAsia="ko-KR"/>
        </w:rPr>
        <w:t xml:space="preserve"> </w:t>
      </w:r>
      <w:r>
        <w:rPr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이클립스에서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개발할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656BED">
        <w:rPr>
          <w:lang w:eastAsia="ko-KR"/>
        </w:rPr>
        <w:t>인텔리</w:t>
      </w:r>
      <w:r w:rsidR="00656BED">
        <w:rPr>
          <w:lang w:eastAsia="ko-KR"/>
        </w:rPr>
        <w:t>J</w:t>
      </w:r>
      <w:r w:rsidR="00656BED">
        <w:rPr>
          <w:lang w:eastAsia="ko-KR"/>
        </w:rPr>
        <w:t>만큼</w:t>
      </w:r>
      <w:r w:rsidR="00656BED">
        <w:rPr>
          <w:lang w:eastAsia="ko-KR"/>
        </w:rPr>
        <w:t xml:space="preserve"> </w:t>
      </w:r>
      <w:r>
        <w:rPr>
          <w:lang w:eastAsia="ko-KR"/>
        </w:rPr>
        <w:t>광범위하</w:t>
      </w:r>
      <w:r w:rsidR="00656BED">
        <w:rPr>
          <w:rFonts w:hint="eastAsia"/>
          <w:lang w:eastAsia="ko-KR"/>
        </w:rPr>
        <w:t>게</w:t>
      </w:r>
      <w:r w:rsidR="00656BED">
        <w:rPr>
          <w:rFonts w:hint="eastAsia"/>
          <w:lang w:eastAsia="ko-KR"/>
        </w:rPr>
        <w:t xml:space="preserve"> </w:t>
      </w:r>
      <w:proofErr w:type="spellStart"/>
      <w:r w:rsidR="00656BED">
        <w:rPr>
          <w:lang w:eastAsia="ko-KR"/>
        </w:rPr>
        <w:t>코틀린</w:t>
      </w:r>
      <w:proofErr w:type="spellEnd"/>
      <w:r w:rsidR="00656BED">
        <w:rPr>
          <w:lang w:eastAsia="ko-KR"/>
        </w:rPr>
        <w:t xml:space="preserve"> </w:t>
      </w:r>
      <w:r w:rsidR="00656BED">
        <w:rPr>
          <w:lang w:eastAsia="ko-KR"/>
        </w:rPr>
        <w:t>언어</w:t>
      </w:r>
      <w:r w:rsidR="00656BED">
        <w:rPr>
          <w:rFonts w:hint="eastAsia"/>
          <w:lang w:eastAsia="ko-KR"/>
        </w:rPr>
        <w:t>를</w:t>
      </w:r>
      <w:r w:rsidR="00656BED">
        <w:rPr>
          <w:lang w:eastAsia="ko-KR"/>
        </w:rPr>
        <w:t xml:space="preserve"> </w:t>
      </w:r>
      <w:r w:rsidR="00656BED">
        <w:rPr>
          <w:lang w:eastAsia="ko-KR"/>
        </w:rPr>
        <w:t>지원</w:t>
      </w:r>
      <w:r w:rsidR="00656BED">
        <w:rPr>
          <w:rFonts w:hint="eastAsia"/>
          <w:lang w:eastAsia="ko-KR"/>
        </w:rPr>
        <w:t>하</w:t>
      </w:r>
      <w:r>
        <w:rPr>
          <w:lang w:eastAsia="ko-KR"/>
        </w:rPr>
        <w:t>지는</w:t>
      </w:r>
      <w:r>
        <w:rPr>
          <w:lang w:eastAsia="ko-KR"/>
        </w:rPr>
        <w:t xml:space="preserve"> </w:t>
      </w:r>
      <w:r>
        <w:rPr>
          <w:lang w:eastAsia="ko-KR"/>
        </w:rPr>
        <w:t>않지만</w:t>
      </w:r>
      <w:r>
        <w:rPr>
          <w:lang w:eastAsia="ko-KR"/>
        </w:rPr>
        <w:t xml:space="preserve">, </w:t>
      </w:r>
      <w:r>
        <w:rPr>
          <w:lang w:eastAsia="ko-KR"/>
        </w:rPr>
        <w:t>이클립스도</w:t>
      </w:r>
      <w:r>
        <w:rPr>
          <w:lang w:eastAsia="ko-KR"/>
        </w:rPr>
        <w:t xml:space="preserve"> </w:t>
      </w:r>
      <w:r>
        <w:rPr>
          <w:lang w:eastAsia="ko-KR"/>
        </w:rPr>
        <w:t>개발자에게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 w:rsidR="009F67FD">
        <w:rPr>
          <w:rFonts w:hint="eastAsia"/>
          <w:lang w:eastAsia="ko-KR"/>
        </w:rPr>
        <w:t>되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 w:rsidR="00656BED">
        <w:rPr>
          <w:rFonts w:hint="eastAsia"/>
          <w:lang w:eastAsia="ko-KR"/>
        </w:rPr>
        <w:t>들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하이라이트</w:t>
      </w:r>
      <w:r>
        <w:rPr>
          <w:lang w:eastAsia="ko-KR"/>
        </w:rPr>
        <w:t xml:space="preserve">,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자동완성</w:t>
      </w:r>
      <w:r>
        <w:rPr>
          <w:lang w:eastAsia="ko-KR"/>
        </w:rPr>
        <w:t xml:space="preserve">,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실행과</w:t>
      </w:r>
      <w:r>
        <w:rPr>
          <w:lang w:eastAsia="ko-KR"/>
        </w:rPr>
        <w:t xml:space="preserve"> </w:t>
      </w:r>
      <w:r>
        <w:rPr>
          <w:lang w:eastAsia="ko-KR"/>
        </w:rPr>
        <w:t>디버깅</w:t>
      </w:r>
      <w:r>
        <w:rPr>
          <w:lang w:eastAsia="ko-KR"/>
        </w:rPr>
        <w:t xml:space="preserve">,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리팩토링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</w:t>
      </w:r>
      <w:r w:rsidR="00656BED">
        <w:rPr>
          <w:rFonts w:hint="eastAsia"/>
          <w:lang w:eastAsia="ko-KR"/>
        </w:rPr>
        <w:t>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이클립스가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독자는</w:t>
      </w:r>
      <w:r>
        <w:rPr>
          <w:lang w:eastAsia="ko-KR"/>
        </w:rPr>
        <w:t xml:space="preserve"> http://www.eclipse.org/downloads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무료로</w:t>
      </w:r>
      <w:r>
        <w:rPr>
          <w:lang w:eastAsia="ko-KR"/>
        </w:rPr>
        <w:t xml:space="preserve"> </w:t>
      </w:r>
      <w:r>
        <w:rPr>
          <w:lang w:eastAsia="ko-KR"/>
        </w:rPr>
        <w:t>이클립스를</w:t>
      </w:r>
      <w:r>
        <w:rPr>
          <w:lang w:eastAsia="ko-KR"/>
        </w:rPr>
        <w:t xml:space="preserve"> </w:t>
      </w:r>
      <w:proofErr w:type="spellStart"/>
      <w:r w:rsidR="009F67FD">
        <w:rPr>
          <w:rFonts w:hint="eastAsia"/>
          <w:lang w:eastAsia="ko-KR"/>
        </w:rPr>
        <w:t>내려받을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설치</w:t>
      </w:r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>, "Eclipse IDE for Java Developers"(</w:t>
      </w:r>
      <w:r>
        <w:rPr>
          <w:lang w:eastAsia="ko-KR"/>
        </w:rPr>
        <w:t>또는</w:t>
      </w:r>
      <w:r>
        <w:rPr>
          <w:lang w:eastAsia="ko-KR"/>
        </w:rPr>
        <w:t xml:space="preserve"> "Enterprise Java Developers")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>
        <w:rPr>
          <w:lang w:eastAsia="ko-KR"/>
        </w:rPr>
        <w:t>프로그램의</w:t>
      </w:r>
      <w:r>
        <w:rPr>
          <w:lang w:eastAsia="ko-KR"/>
        </w:rPr>
        <w:t xml:space="preserve"> </w:t>
      </w:r>
      <w:r>
        <w:rPr>
          <w:lang w:eastAsia="ko-KR"/>
        </w:rPr>
        <w:t>지시에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 w:rsidR="000276A4">
        <w:rPr>
          <w:rFonts w:hint="eastAsia"/>
          <w:lang w:eastAsia="ko-KR"/>
        </w:rPr>
        <w:t xml:space="preserve"> </w:t>
      </w:r>
      <w:r w:rsidR="000276A4">
        <w:rPr>
          <w:rFonts w:hint="eastAsia"/>
          <w:lang w:eastAsia="ko-KR"/>
        </w:rPr>
        <w:t>설치하</w:t>
      </w:r>
      <w:r>
        <w:rPr>
          <w:lang w:eastAsia="ko-KR"/>
        </w:rPr>
        <w:t>라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2021</w:t>
      </w:r>
      <w:r>
        <w:rPr>
          <w:lang w:eastAsia="ko-KR"/>
        </w:rPr>
        <w:t>년</w:t>
      </w:r>
      <w:r w:rsidR="009F67FD"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나온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 xml:space="preserve"> 2021-03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26E0A7DF" w14:textId="54D0842B" w:rsidR="00955999" w:rsidRPr="00955999" w:rsidRDefault="00955999" w:rsidP="00955999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29CD9A07" w14:textId="567BFC83" w:rsidR="00955999" w:rsidRPr="00955999" w:rsidRDefault="00955999" w:rsidP="00955999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931510" wp14:editId="3B6645D1">
            <wp:extent cx="5731510" cy="373507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A34C" w14:textId="58CB873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이클립스는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작성하기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마켓플레이스에서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>
        <w:rPr>
          <w:lang w:eastAsia="ko-KR"/>
        </w:rPr>
        <w:t>설치해야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 xml:space="preserve">Help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Eclipse Marketplace...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Kotlin plugin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검색하라</w:t>
      </w:r>
      <w:r>
        <w:rPr>
          <w:lang w:eastAsia="ko-KR"/>
        </w:rPr>
        <w:t>(</w:t>
      </w:r>
      <w:proofErr w:type="gramEnd"/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9).</w:t>
      </w:r>
    </w:p>
    <w:p w14:paraId="130F3A80" w14:textId="32C9A0E2" w:rsidR="00CD525C" w:rsidRDefault="00CD525C">
      <w:pPr>
        <w:pStyle w:val="a0"/>
        <w:rPr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1869D5D6" w14:textId="4F4C9262" w:rsidR="00CD525C" w:rsidRDefault="00CD525C">
      <w:pPr>
        <w:pStyle w:val="a0"/>
        <w:rPr>
          <w:lang w:eastAsia="ko-KR"/>
        </w:rPr>
      </w:pPr>
      <w:r w:rsidRPr="00CD525C">
        <w:rPr>
          <w:noProof/>
          <w:lang w:eastAsia="ko-KR"/>
        </w:rPr>
        <w:drawing>
          <wp:inline distT="0" distB="0" distL="0" distR="0" wp14:anchorId="4798A280" wp14:editId="71FED8AE">
            <wp:extent cx="5731510" cy="3441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8A53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 xml:space="preserve">Install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IDE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>
        <w:rPr>
          <w:lang w:eastAsia="ko-KR"/>
        </w:rPr>
        <w:t>다운로드해</w:t>
      </w:r>
      <w:r>
        <w:rPr>
          <w:lang w:eastAsia="ko-KR"/>
        </w:rPr>
        <w:t xml:space="preserve"> </w:t>
      </w:r>
      <w:r>
        <w:rPr>
          <w:lang w:eastAsia="ko-KR"/>
        </w:rPr>
        <w:t>설치한다</w:t>
      </w:r>
      <w:r>
        <w:rPr>
          <w:lang w:eastAsia="ko-KR"/>
        </w:rPr>
        <w:t xml:space="preserve">. </w:t>
      </w:r>
      <w:r>
        <w:rPr>
          <w:lang w:eastAsia="ko-KR"/>
        </w:rPr>
        <w:t>라이선스</w:t>
      </w:r>
      <w:r>
        <w:rPr>
          <w:lang w:eastAsia="ko-KR"/>
        </w:rPr>
        <w:t xml:space="preserve"> </w:t>
      </w:r>
      <w:r>
        <w:rPr>
          <w:lang w:eastAsia="ko-KR"/>
        </w:rPr>
        <w:t>계약에</w:t>
      </w:r>
      <w:r>
        <w:rPr>
          <w:lang w:eastAsia="ko-KR"/>
        </w:rPr>
        <w:t xml:space="preserve"> </w:t>
      </w:r>
      <w:r>
        <w:rPr>
          <w:lang w:eastAsia="ko-KR"/>
        </w:rPr>
        <w:t>동의하고</w:t>
      </w:r>
      <w:r>
        <w:rPr>
          <w:lang w:eastAsia="ko-KR"/>
        </w:rPr>
        <w:t xml:space="preserve"> </w:t>
      </w:r>
      <w:r>
        <w:rPr>
          <w:lang w:eastAsia="ko-KR"/>
        </w:rPr>
        <w:t>이클립스를</w:t>
      </w:r>
      <w:r>
        <w:rPr>
          <w:lang w:eastAsia="ko-KR"/>
        </w:rPr>
        <w:t xml:space="preserve"> </w:t>
      </w:r>
      <w:r>
        <w:rPr>
          <w:lang w:eastAsia="ko-KR"/>
        </w:rPr>
        <w:t>재시작해서</w:t>
      </w:r>
      <w:r>
        <w:rPr>
          <w:lang w:eastAsia="ko-KR"/>
        </w:rPr>
        <w:t xml:space="preserve"> </w:t>
      </w:r>
      <w:r>
        <w:rPr>
          <w:lang w:eastAsia="ko-KR"/>
        </w:rPr>
        <w:t>설치를</w:t>
      </w:r>
      <w:r>
        <w:rPr>
          <w:lang w:eastAsia="ko-KR"/>
        </w:rPr>
        <w:t xml:space="preserve"> </w:t>
      </w:r>
      <w:r>
        <w:rPr>
          <w:lang w:eastAsia="ko-KR"/>
        </w:rPr>
        <w:t>마쳐라</w:t>
      </w:r>
      <w:r>
        <w:rPr>
          <w:lang w:eastAsia="ko-KR"/>
        </w:rPr>
        <w:t>.</w:t>
      </w:r>
    </w:p>
    <w:p w14:paraId="22E68BB0" w14:textId="77777777" w:rsidR="009750EE" w:rsidRDefault="00470BC4">
      <w:pPr>
        <w:pStyle w:val="a8"/>
        <w:rPr>
          <w:lang w:eastAsia="ko-KR"/>
        </w:rPr>
      </w:pPr>
      <w:bookmarkStart w:id="225" w:name="그림-1.9-이클립스-마켓플레이스에서-코틀린-플러그인-설치하기"/>
      <w:bookmarkEnd w:id="225"/>
      <w:r>
        <w:rPr>
          <w:lang w:eastAsia="ko-KR"/>
        </w:rPr>
        <w:t>그림</w:t>
      </w:r>
      <w:r>
        <w:rPr>
          <w:lang w:eastAsia="ko-KR"/>
        </w:rPr>
        <w:t xml:space="preserve"> 1.9: </w:t>
      </w:r>
      <w:r>
        <w:rPr>
          <w:lang w:eastAsia="ko-KR"/>
        </w:rPr>
        <w:t>이클립스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마켓플레이스에서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플러그인</w:t>
      </w:r>
      <w:r>
        <w:rPr>
          <w:lang w:eastAsia="ko-KR"/>
        </w:rPr>
        <w:t xml:space="preserve"> </w:t>
      </w:r>
      <w:r>
        <w:rPr>
          <w:lang w:eastAsia="ko-KR"/>
        </w:rPr>
        <w:t>설치하기</w:t>
      </w:r>
    </w:p>
    <w:p w14:paraId="0189AA65" w14:textId="3D7704DB" w:rsidR="009F67FD" w:rsidRDefault="009F67FD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12D2EB" wp14:editId="3B51A996">
            <wp:extent cx="3811979" cy="25225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0642" cy="25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1E93" w14:textId="234589B3" w:rsidR="00CD525C" w:rsidRDefault="00CD525C" w:rsidP="009F67FD">
      <w:pPr>
        <w:pStyle w:val="a0"/>
        <w:rPr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186AC888" w14:textId="18B31270" w:rsidR="00CD525C" w:rsidRPr="009F67FD" w:rsidRDefault="00CD525C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D709B0" wp14:editId="5C9B64DA">
            <wp:extent cx="5610225" cy="30575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4CC" w14:textId="3DC05219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우선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Window </w:t>
      </w:r>
      <w:r w:rsidR="009F67FD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Perspective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Open Perspective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Other…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나오는</w:t>
      </w:r>
      <w:r>
        <w:rPr>
          <w:lang w:eastAsia="ko-KR"/>
        </w:rPr>
        <w:t xml:space="preserve"> </w:t>
      </w:r>
      <w:r>
        <w:rPr>
          <w:lang w:eastAsia="ko-KR"/>
        </w:rPr>
        <w:t>대화창에서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선택해</w:t>
      </w:r>
      <w:r>
        <w:rPr>
          <w:lang w:eastAsia="ko-KR"/>
        </w:rPr>
        <w:t xml:space="preserve"> IDE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퍼스펙티브</w:t>
      </w:r>
      <w:proofErr w:type="spellEnd"/>
      <w:r>
        <w:rPr>
          <w:lang w:eastAsia="ko-KR"/>
        </w:rPr>
        <w:t>(perspective)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바꾸자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퍼스펙티브를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액션을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File </w:t>
      </w:r>
      <w:r w:rsidR="009F67FD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New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Kotlin Project…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,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KotlinVerse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Finish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10).</w:t>
      </w:r>
    </w:p>
    <w:p w14:paraId="161A5A28" w14:textId="2DF8878F" w:rsidR="00CD525C" w:rsidRDefault="00CD525C" w:rsidP="00CD525C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32755423" w14:textId="7B25BAC1" w:rsidR="00CD525C" w:rsidRDefault="00CD525C" w:rsidP="00CD525C">
      <w:pPr>
        <w:pStyle w:val="a0"/>
        <w:rPr>
          <w:lang w:eastAsia="ko-KR"/>
        </w:rPr>
      </w:pPr>
      <w:r w:rsidRPr="00CD525C">
        <w:rPr>
          <w:noProof/>
          <w:lang w:eastAsia="ko-KR"/>
        </w:rPr>
        <w:lastRenderedPageBreak/>
        <w:drawing>
          <wp:inline distT="0" distB="0" distL="0" distR="0" wp14:anchorId="044A82B6" wp14:editId="0BFE3755">
            <wp:extent cx="5731510" cy="18783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7ED6" w14:textId="0330AB57" w:rsidR="00CD525C" w:rsidRDefault="00CD525C" w:rsidP="00CD525C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1AD4CF" wp14:editId="2462F3D3">
            <wp:extent cx="3286125" cy="43148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D93B" w14:textId="5C014815" w:rsidR="00CD525C" w:rsidRDefault="00CD525C" w:rsidP="00CD525C">
      <w:pPr>
        <w:pStyle w:val="a0"/>
        <w:rPr>
          <w:lang w:eastAsia="ko-KR"/>
        </w:rPr>
      </w:pPr>
      <w:r w:rsidRPr="00CD525C">
        <w:rPr>
          <w:noProof/>
          <w:lang w:eastAsia="ko-KR"/>
        </w:rPr>
        <w:lastRenderedPageBreak/>
        <w:drawing>
          <wp:inline distT="0" distB="0" distL="0" distR="0" wp14:anchorId="383727D8" wp14:editId="1EF6EDA2">
            <wp:extent cx="5731510" cy="255841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A8C" w14:textId="77777777" w:rsidR="00CD525C" w:rsidRPr="00CD525C" w:rsidRDefault="00CD525C" w:rsidP="00CD525C">
      <w:pPr>
        <w:pStyle w:val="a0"/>
        <w:rPr>
          <w:lang w:eastAsia="ko-KR"/>
        </w:rPr>
      </w:pPr>
    </w:p>
    <w:p w14:paraId="430B211D" w14:textId="77777777" w:rsidR="009750EE" w:rsidRDefault="00470BC4">
      <w:pPr>
        <w:pStyle w:val="a8"/>
        <w:rPr>
          <w:lang w:eastAsia="ko-KR"/>
        </w:rPr>
      </w:pPr>
      <w:bookmarkStart w:id="226" w:name="그림-1.10-코틀린-프로젝트-생성하기"/>
      <w:bookmarkEnd w:id="226"/>
      <w:r>
        <w:rPr>
          <w:lang w:eastAsia="ko-KR"/>
        </w:rPr>
        <w:t>그림</w:t>
      </w:r>
      <w:r>
        <w:rPr>
          <w:lang w:eastAsia="ko-KR"/>
        </w:rPr>
        <w:t xml:space="preserve"> 1.10: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</w:p>
    <w:p w14:paraId="1D02340F" w14:textId="6C2A465E" w:rsidR="009F67FD" w:rsidRDefault="009F67FD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220EFE" wp14:editId="7BA61085">
            <wp:extent cx="5105400" cy="28498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69AE" w14:textId="345E23C4" w:rsidR="00DD72BF" w:rsidRDefault="00DD72BF" w:rsidP="009F67FD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1A8EEB79" w14:textId="372941AD" w:rsidR="00DD72BF" w:rsidRPr="009F67FD" w:rsidRDefault="00DD72BF" w:rsidP="009F67FD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4C9590C" wp14:editId="7B69FAF8">
            <wp:extent cx="4867275" cy="31908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EF6C" w14:textId="2BCE059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!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익스플로러</w:t>
      </w:r>
      <w:r>
        <w:rPr>
          <w:lang w:eastAsia="ko-KR"/>
        </w:rPr>
        <w:t xml:space="preserve">(package explorer) </w:t>
      </w:r>
      <w:r>
        <w:rPr>
          <w:lang w:eastAsia="ko-KR"/>
        </w:rPr>
        <w:t>뷰에서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KotlinVerse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노드를</w:t>
      </w:r>
      <w:r>
        <w:rPr>
          <w:lang w:eastAsia="ko-KR"/>
        </w:rPr>
        <w:t xml:space="preserve"> </w:t>
      </w:r>
      <w:r>
        <w:rPr>
          <w:lang w:eastAsia="ko-KR"/>
        </w:rPr>
        <w:t>펼치면</w:t>
      </w:r>
      <w:r>
        <w:rPr>
          <w:lang w:eastAsia="ko-KR"/>
        </w:rPr>
        <w:t xml:space="preserve">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요소를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프로젝트에는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런타임</w:t>
      </w:r>
      <w:r>
        <w:rPr>
          <w:lang w:eastAsia="ko-KR"/>
        </w:rPr>
        <w:t xml:space="preserve"> </w:t>
      </w:r>
      <w:r>
        <w:rPr>
          <w:lang w:eastAsia="ko-KR"/>
        </w:rPr>
        <w:t>환경</w:t>
      </w:r>
      <w:r>
        <w:rPr>
          <w:lang w:eastAsia="ko-KR"/>
        </w:rPr>
        <w:t xml:space="preserve">(JRE) </w:t>
      </w:r>
      <w:r>
        <w:rPr>
          <w:lang w:eastAsia="ko-KR"/>
        </w:rPr>
        <w:t>라이브러리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</w:t>
      </w:r>
      <w:r>
        <w:rPr>
          <w:lang w:eastAsia="ko-KR"/>
        </w:rPr>
        <w:t xml:space="preserve">, </w:t>
      </w:r>
      <w:r>
        <w:rPr>
          <w:lang w:eastAsia="ko-KR"/>
        </w:rPr>
        <w:t>소스코드가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src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디렉터리가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9F67FD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생성하자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src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디렉터리에서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클릭을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New </w:t>
      </w:r>
      <w:r w:rsidR="009F67FD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Kotlin File</w:t>
      </w:r>
      <w:r w:rsidR="009F67FD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선택하라</w:t>
      </w:r>
      <w:r>
        <w:rPr>
          <w:lang w:eastAsia="ko-KR"/>
        </w:rPr>
        <w:t xml:space="preserve">.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Finish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클릭하라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11).</w:t>
      </w:r>
    </w:p>
    <w:p w14:paraId="19B93153" w14:textId="266B4732" w:rsidR="00DD72BF" w:rsidRDefault="00DD72BF" w:rsidP="00DD72BF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7C971104" w14:textId="2743B1C2" w:rsidR="00DD72BF" w:rsidRDefault="00DD72BF" w:rsidP="00DD72BF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33273AD" wp14:editId="4E5829AD">
            <wp:extent cx="5731510" cy="303403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3959" w14:textId="22A4B7EA" w:rsidR="00DD72BF" w:rsidRDefault="00DD72BF" w:rsidP="00DD72BF">
      <w:pPr>
        <w:pStyle w:val="a0"/>
        <w:rPr>
          <w:lang w:eastAsia="ko-KR"/>
        </w:rPr>
      </w:pPr>
      <w:r w:rsidRPr="00DD72BF">
        <w:rPr>
          <w:noProof/>
          <w:lang w:eastAsia="ko-KR"/>
        </w:rPr>
        <w:lastRenderedPageBreak/>
        <w:drawing>
          <wp:inline distT="0" distB="0" distL="0" distR="0" wp14:anchorId="75D8A367" wp14:editId="50ED71C8">
            <wp:extent cx="5731510" cy="32105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42A2" w14:textId="13C44B9A" w:rsidR="00DD72BF" w:rsidRPr="00DD72BF" w:rsidRDefault="00DD72BF" w:rsidP="00DD72BF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950811" wp14:editId="2C636C10">
            <wp:extent cx="4867275" cy="32194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097A" w14:textId="77777777" w:rsidR="009750EE" w:rsidRDefault="00470BC4">
      <w:pPr>
        <w:pStyle w:val="a8"/>
        <w:rPr>
          <w:lang w:eastAsia="ko-KR"/>
        </w:rPr>
      </w:pPr>
      <w:bookmarkStart w:id="227" w:name="그림-1.11-코틀린-파일-생성하기"/>
      <w:bookmarkEnd w:id="227"/>
      <w:r>
        <w:rPr>
          <w:lang w:eastAsia="ko-KR"/>
        </w:rPr>
        <w:t>그림</w:t>
      </w:r>
      <w:r>
        <w:rPr>
          <w:lang w:eastAsia="ko-KR"/>
        </w:rPr>
        <w:t xml:space="preserve"> 1.11: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</w:p>
    <w:p w14:paraId="7F598846" w14:textId="4032F1C7" w:rsidR="009F67FD" w:rsidRDefault="009F67FD" w:rsidP="009F67FD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D4AE09" wp14:editId="76256283">
            <wp:extent cx="5074920" cy="24460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D40" w14:textId="77777777" w:rsidR="00DD72BF" w:rsidRPr="009F67FD" w:rsidRDefault="00DD72BF" w:rsidP="009F67FD">
      <w:pPr>
        <w:pStyle w:val="a0"/>
        <w:rPr>
          <w:lang w:eastAsia="ko-KR"/>
        </w:rPr>
      </w:pPr>
    </w:p>
    <w:p w14:paraId="28CDE868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이클립스가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편집창에서</w:t>
      </w:r>
      <w:r>
        <w:rPr>
          <w:lang w:eastAsia="ko-KR"/>
        </w:rPr>
        <w:t xml:space="preserve"> </w:t>
      </w:r>
      <w:r>
        <w:rPr>
          <w:lang w:eastAsia="ko-KR"/>
        </w:rPr>
        <w:t>열어준다</w:t>
      </w:r>
      <w:r>
        <w:rPr>
          <w:lang w:eastAsia="ko-KR"/>
        </w:rPr>
        <w:t xml:space="preserve">.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예제로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"Hello, World"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입력하자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12).</w:t>
      </w:r>
    </w:p>
    <w:p w14:paraId="7E59A4BC" w14:textId="77777777" w:rsidR="009750EE" w:rsidRDefault="00470BC4">
      <w:pPr>
        <w:pStyle w:val="a8"/>
        <w:rPr>
          <w:lang w:eastAsia="ko-KR"/>
        </w:rPr>
      </w:pPr>
      <w:bookmarkStart w:id="228" w:name="그림-1.12-이클립스-hello-world-프로그램"/>
      <w:bookmarkEnd w:id="228"/>
      <w:r>
        <w:rPr>
          <w:lang w:eastAsia="ko-KR"/>
        </w:rPr>
        <w:t>그림</w:t>
      </w:r>
      <w:r>
        <w:rPr>
          <w:lang w:eastAsia="ko-KR"/>
        </w:rPr>
        <w:t xml:space="preserve"> 1.12: </w:t>
      </w:r>
      <w:r>
        <w:rPr>
          <w:lang w:eastAsia="ko-KR"/>
        </w:rPr>
        <w:t>이클립스</w:t>
      </w:r>
      <w:r>
        <w:rPr>
          <w:lang w:eastAsia="ko-KR"/>
        </w:rPr>
        <w:t xml:space="preserve"> "Hello, World" </w:t>
      </w:r>
      <w:r>
        <w:rPr>
          <w:lang w:eastAsia="ko-KR"/>
        </w:rPr>
        <w:t>프로그램</w:t>
      </w:r>
    </w:p>
    <w:p w14:paraId="5011C106" w14:textId="70E68323" w:rsidR="009F67FD" w:rsidRDefault="009F67FD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341343A" wp14:editId="477D59A1">
            <wp:extent cx="5181600" cy="15773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B6AC" w14:textId="62B70742" w:rsidR="00DD72BF" w:rsidRPr="009F67FD" w:rsidRDefault="00DD72BF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29E59FA" wp14:editId="79E99403">
            <wp:extent cx="5731510" cy="14871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DF6A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!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실행하려면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Run </w:t>
      </w:r>
      <w:r w:rsidR="009F67FD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Run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이클립스가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JVM </w:t>
      </w:r>
      <w:r>
        <w:rPr>
          <w:lang w:eastAsia="ko-KR"/>
        </w:rPr>
        <w:t>바이트코드로</w:t>
      </w:r>
      <w:r>
        <w:rPr>
          <w:lang w:eastAsia="ko-KR"/>
        </w:rPr>
        <w:t xml:space="preserve"> </w:t>
      </w:r>
      <w:r>
        <w:rPr>
          <w:lang w:eastAsia="ko-KR"/>
        </w:rPr>
        <w:t>컴파일하고</w:t>
      </w:r>
      <w:r>
        <w:rPr>
          <w:lang w:eastAsia="ko-KR"/>
        </w:rPr>
        <w:t xml:space="preserve"> </w:t>
      </w:r>
      <w:r>
        <w:rPr>
          <w:lang w:eastAsia="ko-KR"/>
        </w:rPr>
        <w:t>컴파일한</w:t>
      </w:r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</w:t>
      </w:r>
      <w:r>
        <w:rPr>
          <w:lang w:eastAsia="ko-KR"/>
        </w:rPr>
        <w:t>콘솔</w:t>
      </w:r>
      <w:r>
        <w:rPr>
          <w:lang w:eastAsia="ko-KR"/>
        </w:rPr>
        <w:t xml:space="preserve"> </w:t>
      </w:r>
      <w:r>
        <w:rPr>
          <w:lang w:eastAsia="ko-KR"/>
        </w:rPr>
        <w:t>뷰에</w:t>
      </w:r>
      <w:r>
        <w:rPr>
          <w:lang w:eastAsia="ko-KR"/>
        </w:rPr>
        <w:t xml:space="preserve"> </w:t>
      </w:r>
      <w:r w:rsidR="009F67FD">
        <w:rPr>
          <w:lang w:eastAsia="ko-KR"/>
        </w:rPr>
        <w:t>출력을</w:t>
      </w:r>
      <w:r w:rsidR="009F67FD">
        <w:rPr>
          <w:lang w:eastAsia="ko-KR"/>
        </w:rPr>
        <w:t xml:space="preserve"> </w:t>
      </w:r>
      <w:r>
        <w:rPr>
          <w:lang w:eastAsia="ko-KR"/>
        </w:rPr>
        <w:t>표시해줄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7255D659" w14:textId="77777777" w:rsidR="009750EE" w:rsidRDefault="00470BC4">
      <w:pPr>
        <w:pStyle w:val="2"/>
        <w:rPr>
          <w:lang w:eastAsia="ko-KR"/>
        </w:rPr>
      </w:pPr>
      <w:bookmarkStart w:id="229" w:name="결론"/>
      <w:bookmarkEnd w:id="229"/>
      <w:r>
        <w:rPr>
          <w:lang w:eastAsia="ko-KR"/>
        </w:rPr>
        <w:t>결론</w:t>
      </w:r>
    </w:p>
    <w:p w14:paraId="620D034D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,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객체지향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측면을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JVM, </w:t>
      </w:r>
      <w:r>
        <w:rPr>
          <w:lang w:eastAsia="ko-KR"/>
        </w:rPr>
        <w:t>안드로이드</w:t>
      </w:r>
      <w:r>
        <w:rPr>
          <w:lang w:eastAsia="ko-KR"/>
        </w:rPr>
        <w:t xml:space="preserve">, </w:t>
      </w:r>
      <w:r>
        <w:rPr>
          <w:lang w:eastAsia="ko-KR"/>
        </w:rPr>
        <w:t>자바스크립트</w:t>
      </w:r>
      <w:r>
        <w:rPr>
          <w:lang w:eastAsia="ko-KR"/>
        </w:rPr>
        <w:t xml:space="preserve">,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지원한다는</w:t>
      </w:r>
      <w:r>
        <w:rPr>
          <w:lang w:eastAsia="ko-KR"/>
        </w:rPr>
        <w:t xml:space="preserve"> </w:t>
      </w:r>
      <w:r>
        <w:rPr>
          <w:lang w:eastAsia="ko-KR"/>
        </w:rPr>
        <w:t>점도</w:t>
      </w:r>
      <w:r>
        <w:rPr>
          <w:lang w:eastAsia="ko-KR"/>
        </w:rPr>
        <w:t xml:space="preserve"> </w:t>
      </w:r>
      <w:r>
        <w:rPr>
          <w:lang w:eastAsia="ko-KR"/>
        </w:rPr>
        <w:t>봤다</w:t>
      </w:r>
      <w:r>
        <w:rPr>
          <w:lang w:eastAsia="ko-KR"/>
        </w:rPr>
        <w:t xml:space="preserve">. </w:t>
      </w:r>
      <w:r>
        <w:rPr>
          <w:lang w:eastAsia="ko-KR"/>
        </w:rPr>
        <w:t>자바나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상호운용성을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설계된</w:t>
      </w:r>
      <w:r>
        <w:rPr>
          <w:lang w:eastAsia="ko-KR"/>
        </w:rPr>
        <w:t xml:space="preserve"> </w:t>
      </w:r>
      <w:r>
        <w:rPr>
          <w:lang w:eastAsia="ko-KR"/>
        </w:rPr>
        <w:t>언어이며</w:t>
      </w:r>
      <w:r>
        <w:rPr>
          <w:lang w:eastAsia="ko-KR"/>
        </w:rPr>
        <w:t xml:space="preserve"> </w:t>
      </w:r>
      <w:r>
        <w:rPr>
          <w:lang w:eastAsia="ko-KR"/>
        </w:rPr>
        <w:t>광범위한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, </w:t>
      </w:r>
      <w:r>
        <w:rPr>
          <w:lang w:eastAsia="ko-KR"/>
        </w:rPr>
        <w:t>라이브러리</w:t>
      </w:r>
      <w:r>
        <w:rPr>
          <w:lang w:eastAsia="ko-KR"/>
        </w:rPr>
        <w:t xml:space="preserve">,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생태계가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성장중인</w:t>
      </w:r>
      <w:r>
        <w:rPr>
          <w:lang w:eastAsia="ko-KR"/>
        </w:rPr>
        <w:t xml:space="preserve"> </w:t>
      </w:r>
      <w:r>
        <w:rPr>
          <w:lang w:eastAsia="ko-KR"/>
        </w:rPr>
        <w:t>커뮤니티가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배워볼</w:t>
      </w:r>
      <w:r w:rsidR="009F67FD">
        <w:rPr>
          <w:rFonts w:hint="eastAsia"/>
          <w:lang w:eastAsia="ko-KR"/>
        </w:rPr>
        <w:t xml:space="preserve"> </w:t>
      </w:r>
      <w:r>
        <w:rPr>
          <w:lang w:eastAsia="ko-KR"/>
        </w:rPr>
        <w:t>만한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언어다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프로그래밍을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</w:t>
      </w:r>
      <w:r w:rsidR="009F67FD">
        <w:rPr>
          <w:rFonts w:hint="eastAsia"/>
          <w:lang w:eastAsia="ko-KR"/>
        </w:rPr>
        <w:t>IDE</w:t>
      </w:r>
      <w:r>
        <w:rPr>
          <w:lang w:eastAsia="ko-KR"/>
        </w:rPr>
        <w:t xml:space="preserve">, </w:t>
      </w:r>
      <w:r>
        <w:rPr>
          <w:lang w:eastAsia="ko-KR"/>
        </w:rPr>
        <w:t>이클립스</w:t>
      </w:r>
      <w:r>
        <w:rPr>
          <w:lang w:eastAsia="ko-KR"/>
        </w:rPr>
        <w:t xml:space="preserve"> IDE,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놀이터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도구에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나갈</w:t>
      </w:r>
      <w:r>
        <w:rPr>
          <w:lang w:eastAsia="ko-KR"/>
        </w:rPr>
        <w:t xml:space="preserve"> </w:t>
      </w:r>
      <w:r>
        <w:rPr>
          <w:lang w:eastAsia="ko-KR"/>
        </w:rPr>
        <w:t>준비가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, </w:t>
      </w:r>
      <w:r>
        <w:rPr>
          <w:lang w:eastAsia="ko-KR"/>
        </w:rPr>
        <w:t>식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구문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 w:rsidR="009F67FD">
        <w:rPr>
          <w:rFonts w:hint="eastAsia"/>
          <w:lang w:eastAsia="ko-KR"/>
        </w:rPr>
        <w:t>샅샅이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 w:rsidR="009F67FD">
        <w:rPr>
          <w:rFonts w:hint="eastAsia"/>
          <w:lang w:eastAsia="ko-KR"/>
        </w:rPr>
        <w:t>알아본</w:t>
      </w:r>
      <w:r>
        <w:rPr>
          <w:lang w:eastAsia="ko-KR"/>
        </w:rPr>
        <w:t>다</w:t>
      </w:r>
      <w:r>
        <w:rPr>
          <w:lang w:eastAsia="ko-KR"/>
        </w:rPr>
        <w:t>.</w:t>
      </w:r>
    </w:p>
    <w:sectPr w:rsidR="00975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이원휘" w:date="2021-06-08T11:28:00Z" w:initials="이">
    <w:p w14:paraId="67A87490" w14:textId="77777777" w:rsidR="00470BC4" w:rsidRDefault="00470BC4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원문에</w:t>
      </w:r>
      <w:r>
        <w:rPr>
          <w:rFonts w:hint="eastAsia"/>
          <w:lang w:eastAsia="ko-KR"/>
        </w:rPr>
        <w:t xml:space="preserve"> </w:t>
      </w:r>
      <w:r w:rsidRPr="003C4026">
        <w:rPr>
          <w:lang w:eastAsia="ko-KR"/>
        </w:rPr>
        <w:t>multiplatform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무방할까요</w:t>
      </w:r>
      <w:r>
        <w:rPr>
          <w:rFonts w:hint="eastAsia"/>
          <w:lang w:eastAsia="ko-KR"/>
        </w:rPr>
        <w:t>?</w:t>
      </w:r>
    </w:p>
  </w:comment>
  <w:comment w:id="5" w:author="Joyce Lee" w:date="2021-06-14T09:36:00Z" w:initials="JL">
    <w:p w14:paraId="75E2BD88" w14:textId="77777777" w:rsidR="00594AAB" w:rsidRDefault="00594AAB" w:rsidP="00F72BAE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추가했습니다</w:t>
      </w:r>
      <w:r>
        <w:t>.</w:t>
      </w:r>
    </w:p>
  </w:comment>
  <w:comment w:id="6" w:author="이원휘" w:date="2021-06-08T11:40:00Z" w:initials="이">
    <w:p w14:paraId="448CAD20" w14:textId="168DF6D5" w:rsidR="00470BC4" w:rsidRDefault="00470BC4" w:rsidP="00594AAB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맥락상</w:t>
      </w:r>
      <w:r>
        <w:rPr>
          <w:rFonts w:hint="eastAsia"/>
          <w:lang w:eastAsia="ko-KR"/>
        </w:rPr>
        <w:t>&amp;</w:t>
      </w:r>
      <w:r>
        <w:rPr>
          <w:rFonts w:hint="eastAsia"/>
          <w:lang w:eastAsia="ko-KR"/>
        </w:rPr>
        <w:t>원문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참고하여</w:t>
      </w:r>
    </w:p>
    <w:p w14:paraId="63DA8548" w14:textId="77777777" w:rsidR="00470BC4" w:rsidRDefault="00470BC4">
      <w:pPr>
        <w:pStyle w:val="ae"/>
        <w:rPr>
          <w:lang w:eastAsia="ko-KR"/>
        </w:rPr>
      </w:pPr>
    </w:p>
    <w:p w14:paraId="51380122" w14:textId="77777777" w:rsidR="00470BC4" w:rsidRDefault="00470BC4">
      <w:pPr>
        <w:pStyle w:val="ae"/>
        <w:rPr>
          <w:lang w:eastAsia="ko-KR"/>
        </w:rPr>
      </w:pPr>
      <w:r>
        <w:rPr>
          <w:rFonts w:hint="eastAsia"/>
          <w:lang w:eastAsia="ko-KR"/>
        </w:rPr>
        <w:t xml:space="preserve">=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당시</w:t>
      </w:r>
      <w:r>
        <w:rPr>
          <w:lang w:eastAsia="ko-KR"/>
        </w:rPr>
        <w:t xml:space="preserve"> </w:t>
      </w:r>
      <w:r>
        <w:rPr>
          <w:lang w:eastAsia="ko-KR"/>
        </w:rPr>
        <w:t>젯브레인즈에는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플랫폼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기반이</w:t>
      </w:r>
      <w:r>
        <w:rPr>
          <w:lang w:eastAsia="ko-KR"/>
        </w:rPr>
        <w:t xml:space="preserve"> </w:t>
      </w:r>
      <w:r>
        <w:rPr>
          <w:lang w:eastAsia="ko-KR"/>
        </w:rPr>
        <w:t>누적되어</w:t>
      </w:r>
      <w:r>
        <w:rPr>
          <w:lang w:eastAsia="ko-KR"/>
        </w:rPr>
        <w:t xml:space="preserve"> </w:t>
      </w:r>
      <w:r>
        <w:rPr>
          <w:lang w:eastAsia="ko-KR"/>
        </w:rPr>
        <w:t>있었</w:t>
      </w:r>
      <w:r>
        <w:rPr>
          <w:rStyle w:val="ad"/>
        </w:rPr>
        <w:annotationRef/>
      </w:r>
      <w:r>
        <w:rPr>
          <w:rFonts w:hint="eastAsia"/>
          <w:lang w:eastAsia="ko-KR"/>
        </w:rPr>
        <w:t>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여기에는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알려</w:t>
      </w:r>
      <w:r>
        <w:rPr>
          <w:rFonts w:hint="eastAsia"/>
          <w:lang w:eastAsia="ko-KR"/>
        </w:rPr>
        <w:t>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rFonts w:hint="eastAsia"/>
          <w:lang w:eastAsia="ko-KR"/>
        </w:rPr>
        <w:t>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웹스톰</w:t>
      </w:r>
      <w:r>
        <w:rPr>
          <w:lang w:eastAsia="ko-KR"/>
        </w:rPr>
        <w:t>(WebStorm), Php</w:t>
      </w:r>
      <w:r>
        <w:rPr>
          <w:lang w:eastAsia="ko-KR"/>
        </w:rPr>
        <w:t>스톰</w:t>
      </w:r>
      <w:r>
        <w:rPr>
          <w:rFonts w:hint="eastAsia"/>
          <w:lang w:eastAsia="ko-KR"/>
        </w:rPr>
        <w:t>(</w:t>
      </w:r>
      <w:r w:rsidRPr="005311D8">
        <w:rPr>
          <w:lang w:eastAsia="ko-KR"/>
        </w:rPr>
        <w:t>PhpStorm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lang w:eastAsia="ko-KR"/>
        </w:rPr>
        <w:t>루비마인</w:t>
      </w:r>
      <w:r>
        <w:rPr>
          <w:lang w:eastAsia="ko-KR"/>
        </w:rPr>
        <w:t xml:space="preserve">(RubyMine) </w:t>
      </w:r>
      <w:r>
        <w:rPr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마이너한</w:t>
      </w:r>
      <w:r>
        <w:rPr>
          <w:rFonts w:hint="eastAsia"/>
          <w:lang w:eastAsia="ko-KR"/>
        </w:rPr>
        <w:t xml:space="preserve"> IDE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포함되었다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 </w:t>
      </w:r>
    </w:p>
    <w:p w14:paraId="6C90575B" w14:textId="77777777" w:rsidR="00470BC4" w:rsidRDefault="00470BC4">
      <w:pPr>
        <w:pStyle w:val="ae"/>
        <w:rPr>
          <w:lang w:eastAsia="ko-KR"/>
        </w:rPr>
      </w:pPr>
    </w:p>
    <w:p w14:paraId="78742E5F" w14:textId="77777777" w:rsidR="00470BC4" w:rsidRDefault="00470BC4">
      <w:pPr>
        <w:pStyle w:val="ae"/>
        <w:rPr>
          <w:lang w:eastAsia="ko-KR"/>
        </w:rPr>
      </w:pP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될까요</w:t>
      </w:r>
      <w:r>
        <w:rPr>
          <w:rFonts w:hint="eastAsia"/>
          <w:lang w:eastAsia="ko-KR"/>
        </w:rPr>
        <w:t>?</w:t>
      </w:r>
    </w:p>
  </w:comment>
  <w:comment w:id="7" w:author="Joyce Lee" w:date="2021-06-14T09:37:00Z" w:initials="JL">
    <w:p w14:paraId="53D65113" w14:textId="77777777" w:rsidR="00594AAB" w:rsidRDefault="00594AAB" w:rsidP="00D9765B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예</w:t>
      </w:r>
      <w:r>
        <w:t xml:space="preserve">. </w:t>
      </w:r>
      <w:r>
        <w:rPr>
          <w:rFonts w:hint="eastAsia"/>
        </w:rPr>
        <w:t>번역이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부자연스럽네요</w:t>
      </w:r>
      <w:r>
        <w:t xml:space="preserve">. </w:t>
      </w:r>
      <w:r>
        <w:rPr>
          <w:rFonts w:hint="eastAsia"/>
        </w:rPr>
        <w:t>말씀하신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반영해주세요</w:t>
      </w:r>
      <w:r>
        <w:t>.</w:t>
      </w:r>
    </w:p>
  </w:comment>
  <w:comment w:id="10" w:author="이원휘" w:date="2021-06-08T13:43:00Z" w:initials="이">
    <w:p w14:paraId="1C23FD82" w14:textId="5FF1383E" w:rsidR="00470BC4" w:rsidRDefault="00470BC4" w:rsidP="00594AAB">
      <w:pPr>
        <w:pStyle w:val="ae"/>
        <w:rPr>
          <w:lang w:eastAsia="ko-KR"/>
        </w:rPr>
      </w:pPr>
      <w:r>
        <w:rPr>
          <w:rStyle w:val="ad"/>
        </w:rPr>
        <w:annotationRef/>
      </w:r>
    </w:p>
    <w:p w14:paraId="2BC1159B" w14:textId="77777777" w:rsidR="00470BC4" w:rsidRDefault="00470BC4">
      <w:pPr>
        <w:pStyle w:val="ae"/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rFonts w:hint="eastAsia"/>
          <w:lang w:eastAsia="ko-KR"/>
        </w:rPr>
        <w:t>포함하지만</w:t>
      </w:r>
      <w:r>
        <w:rPr>
          <w:rFonts w:hint="eastAsia"/>
          <w:lang w:eastAsia="ko-KR"/>
        </w:rPr>
        <w:t>,</w:t>
      </w:r>
    </w:p>
    <w:p w14:paraId="2966A9AF" w14:textId="77777777" w:rsidR="00470BC4" w:rsidRDefault="00470BC4">
      <w:pPr>
        <w:pStyle w:val="ae"/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</w:t>
      </w:r>
    </w:p>
    <w:p w14:paraId="62887843" w14:textId="77777777" w:rsidR="00470BC4" w:rsidRDefault="00470BC4">
      <w:pPr>
        <w:pStyle w:val="ae"/>
        <w:rPr>
          <w:lang w:eastAsia="ko-KR"/>
        </w:rPr>
      </w:pPr>
    </w:p>
    <w:p w14:paraId="287A8C71" w14:textId="77777777" w:rsidR="00470BC4" w:rsidRDefault="00470BC4">
      <w:pPr>
        <w:pStyle w:val="ae"/>
        <w:rPr>
          <w:lang w:eastAsia="ko-KR"/>
        </w:rPr>
      </w:pP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보아도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될까요</w:t>
      </w:r>
      <w:r>
        <w:rPr>
          <w:rFonts w:hint="eastAsia"/>
          <w:lang w:eastAsia="ko-KR"/>
        </w:rPr>
        <w:t>? (</w:t>
      </w:r>
      <w:r>
        <w:rPr>
          <w:rFonts w:hint="eastAsia"/>
          <w:lang w:eastAsia="ko-KR"/>
        </w:rPr>
        <w:t>원문</w:t>
      </w:r>
      <w:r>
        <w:rPr>
          <w:rFonts w:hint="eastAsia"/>
          <w:lang w:eastAsia="ko-KR"/>
        </w:rPr>
        <w:t xml:space="preserve"> </w:t>
      </w:r>
      <w:r w:rsidRPr="009351F7">
        <w:rPr>
          <w:lang w:eastAsia="ko-KR"/>
        </w:rPr>
        <w:t>whereas</w:t>
      </w:r>
      <w:r>
        <w:rPr>
          <w:rFonts w:hint="eastAsia"/>
          <w:lang w:eastAsia="ko-KR"/>
        </w:rPr>
        <w:t>)</w:t>
      </w:r>
    </w:p>
  </w:comment>
  <w:comment w:id="11" w:author="Joyce Lee" w:date="2021-06-14T09:38:00Z" w:initials="JL">
    <w:p w14:paraId="2367256A" w14:textId="77777777" w:rsidR="00594AAB" w:rsidRDefault="00594AAB" w:rsidP="00AC7FA6">
      <w:pPr>
        <w:pStyle w:val="ae"/>
      </w:pPr>
      <w:r>
        <w:rPr>
          <w:rStyle w:val="ad"/>
        </w:rPr>
        <w:annotationRef/>
      </w:r>
      <w:r>
        <w:rPr>
          <w:rFonts w:hint="eastAsia"/>
        </w:rPr>
        <w:t>둘이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반대된다고</w:t>
      </w:r>
      <w:r>
        <w:rPr>
          <w:rFonts w:hint="eastAsia"/>
        </w:rPr>
        <w:t xml:space="preserve"> </w:t>
      </w:r>
      <w:r>
        <w:rPr>
          <w:rFonts w:hint="eastAsia"/>
        </w:rPr>
        <w:t>생각하지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 xml:space="preserve">. </w:t>
      </w:r>
      <w:r>
        <w:rPr>
          <w:rFonts w:hint="eastAsia"/>
        </w:rPr>
        <w:t>그냥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두는게</w:t>
      </w:r>
      <w:r>
        <w:rPr>
          <w:rFonts w:hint="eastAsia"/>
        </w:rPr>
        <w:t xml:space="preserve"> </w:t>
      </w:r>
      <w:r>
        <w:rPr>
          <w:rFonts w:hint="eastAsia"/>
        </w:rPr>
        <w:t>나을듯</w:t>
      </w:r>
      <w:r>
        <w:rPr>
          <w:rFonts w:hint="eastAsia"/>
        </w:rPr>
        <w:t xml:space="preserve"> </w:t>
      </w:r>
      <w:r>
        <w:rPr>
          <w:rFonts w:hint="eastAsia"/>
        </w:rPr>
        <w:t>싶어요</w:t>
      </w:r>
      <w:r>
        <w:t>.</w:t>
      </w:r>
    </w:p>
  </w:comment>
  <w:comment w:id="21" w:author="이원휘" w:date="2021-06-10T15:25:00Z" w:initials="이">
    <w:p w14:paraId="006A8653" w14:textId="47132448" w:rsidR="00470BC4" w:rsidRDefault="00470BC4" w:rsidP="00594AAB">
      <w:pPr>
        <w:pStyle w:val="ae"/>
        <w:rPr>
          <w:lang w:eastAsia="ko-KR"/>
        </w:rPr>
      </w:pPr>
      <w:r>
        <w:rPr>
          <w:rStyle w:val="ad"/>
        </w:rPr>
        <w:annotationRef/>
      </w:r>
      <w:r w:rsidRPr="00C914B1">
        <w:rPr>
          <w:rFonts w:hint="eastAsia"/>
          <w:lang w:eastAsia="ko-KR"/>
        </w:rPr>
        <w:t>(</w:t>
      </w:r>
      <w:r w:rsidR="004F069F">
        <w:rPr>
          <w:rFonts w:hint="eastAsia"/>
          <w:lang w:eastAsia="ko-KR"/>
        </w:rPr>
        <w:t>교정교열</w:t>
      </w:r>
      <w:r w:rsidR="004F069F">
        <w:rPr>
          <w:rFonts w:hint="eastAsia"/>
          <w:lang w:eastAsia="ko-KR"/>
        </w:rPr>
        <w:t xml:space="preserve"> </w:t>
      </w:r>
      <w:r w:rsidRPr="00C914B1">
        <w:rPr>
          <w:rFonts w:hint="eastAsia"/>
          <w:lang w:eastAsia="ko-KR"/>
        </w:rPr>
        <w:t>주의사항</w:t>
      </w:r>
      <w:r w:rsidRPr="00C914B1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 xml:space="preserve"> </w:t>
      </w:r>
    </w:p>
    <w:p w14:paraId="11AFC545" w14:textId="77777777" w:rsidR="00470BC4" w:rsidRDefault="00470BC4" w:rsidP="00C914B1">
      <w:pPr>
        <w:pStyle w:val="FirstParagraph"/>
        <w:rPr>
          <w:lang w:eastAsia="ko-KR"/>
        </w:rPr>
      </w:pPr>
      <w:r>
        <w:rPr>
          <w:lang w:eastAsia="ko-KR"/>
        </w:rPr>
        <w:t>[</w:t>
      </w:r>
      <w:r>
        <w:rPr>
          <w:lang w:eastAsia="ko-KR"/>
        </w:rPr>
        <w:t>편집자께</w:t>
      </w:r>
      <w:r>
        <w:rPr>
          <w:lang w:eastAsia="ko-KR"/>
        </w:rPr>
        <w:t xml:space="preserve">: </w:t>
      </w:r>
      <w:r>
        <w:rPr>
          <w:lang w:eastAsia="ko-KR"/>
        </w:rPr>
        <w:t>아마</w:t>
      </w:r>
      <w:r>
        <w:rPr>
          <w:lang w:eastAsia="ko-KR"/>
        </w:rPr>
        <w:t xml:space="preserve"> </w:t>
      </w:r>
      <w:r>
        <w:rPr>
          <w:lang w:eastAsia="ko-KR"/>
        </w:rPr>
        <w:t>저자들이</w:t>
      </w:r>
      <w:r>
        <w:rPr>
          <w:lang w:eastAsia="ko-KR"/>
        </w:rPr>
        <w:t xml:space="preserve"> </w:t>
      </w:r>
      <w:r>
        <w:rPr>
          <w:lang w:eastAsia="ko-KR"/>
        </w:rPr>
        <w:t>서문을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모키토</w:t>
      </w:r>
      <w:r>
        <w:rPr>
          <w:lang w:eastAsia="ko-KR"/>
        </w:rPr>
        <w:t>/</w:t>
      </w:r>
      <w:r>
        <w:rPr>
          <w:lang w:eastAsia="ko-KR"/>
        </w:rPr>
        <w:t>스펙을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하려고</w:t>
      </w:r>
      <w:r>
        <w:rPr>
          <w:lang w:eastAsia="ko-KR"/>
        </w:rPr>
        <w:t xml:space="preserve"> </w:t>
      </w:r>
      <w:r>
        <w:rPr>
          <w:lang w:eastAsia="ko-KR"/>
        </w:rPr>
        <w:t>했던것</w:t>
      </w:r>
      <w:r>
        <w:rPr>
          <w:lang w:eastAsia="ko-KR"/>
        </w:rPr>
        <w:t xml:space="preserve"> </w:t>
      </w:r>
      <w:r>
        <w:rPr>
          <w:lang w:eastAsia="ko-KR"/>
        </w:rPr>
        <w:t>같은데</w:t>
      </w:r>
      <w:r>
        <w:rPr>
          <w:lang w:eastAsia="ko-KR"/>
        </w:rPr>
        <w:t xml:space="preserve">, </w:t>
      </w:r>
      <w:r>
        <w:rPr>
          <w:lang w:eastAsia="ko-KR"/>
        </w:rPr>
        <w:t>실제</w:t>
      </w:r>
      <w:r>
        <w:rPr>
          <w:lang w:eastAsia="ko-KR"/>
        </w:rPr>
        <w:t xml:space="preserve"> 14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코테스트만</w:t>
      </w:r>
      <w:r>
        <w:rPr>
          <w:lang w:eastAsia="ko-KR"/>
        </w:rPr>
        <w:t xml:space="preserve"> </w:t>
      </w:r>
      <w:r>
        <w:rPr>
          <w:lang w:eastAsia="ko-KR"/>
        </w:rPr>
        <w:t>사용합니다</w:t>
      </w:r>
      <w:r>
        <w:rPr>
          <w:lang w:eastAsia="ko-KR"/>
        </w:rPr>
        <w:t xml:space="preserve">.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본문을</w:t>
      </w:r>
      <w:r>
        <w:rPr>
          <w:lang w:eastAsia="ko-KR"/>
        </w:rPr>
        <w:t xml:space="preserve"> </w:t>
      </w:r>
      <w:r>
        <w:rPr>
          <w:lang w:eastAsia="ko-KR"/>
        </w:rPr>
        <w:t>바꿨습니다</w:t>
      </w:r>
      <w:r>
        <w:rPr>
          <w:lang w:eastAsia="ko-KR"/>
        </w:rPr>
        <w:t xml:space="preserve">. </w:t>
      </w:r>
      <w:r>
        <w:rPr>
          <w:lang w:eastAsia="ko-KR"/>
        </w:rPr>
        <w:t>코틀린테스트는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코테스트로</w:t>
      </w:r>
      <w:r>
        <w:rPr>
          <w:lang w:eastAsia="ko-KR"/>
        </w:rPr>
        <w:t xml:space="preserve"> </w:t>
      </w:r>
      <w:r>
        <w:rPr>
          <w:lang w:eastAsia="ko-KR"/>
        </w:rPr>
        <w:t>바꿨습니다</w:t>
      </w:r>
      <w:r>
        <w:rPr>
          <w:lang w:eastAsia="ko-KR"/>
        </w:rPr>
        <w:t>.]</w:t>
      </w:r>
    </w:p>
  </w:comment>
  <w:comment w:id="23" w:author="Joyce Lee" w:date="2021-06-14T09:48:00Z" w:initials="JL">
    <w:p w14:paraId="6E580E69" w14:textId="77777777" w:rsidR="00B9526F" w:rsidRDefault="00B9526F" w:rsidP="00A947BE">
      <w:pPr>
        <w:pStyle w:val="ae"/>
      </w:pPr>
      <w:r>
        <w:rPr>
          <w:rStyle w:val="ad"/>
        </w:rPr>
        <w:annotationRef/>
      </w:r>
      <w:r>
        <w:t>anko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중단됐기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젯팩</w:t>
      </w:r>
      <w:r>
        <w:rPr>
          <w:rFonts w:hint="eastAsia"/>
        </w:rPr>
        <w:t xml:space="preserve"> </w:t>
      </w:r>
      <w:r>
        <w:rPr>
          <w:rFonts w:hint="eastAsia"/>
        </w:rPr>
        <w:t>위주로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장을</w:t>
      </w:r>
      <w:r>
        <w:rPr>
          <w:rFonts w:hint="eastAsia"/>
        </w:rPr>
        <w:t xml:space="preserve"> </w:t>
      </w:r>
      <w:r>
        <w:rPr>
          <w:rFonts w:hint="eastAsia"/>
        </w:rPr>
        <w:t>재작성했습니다</w:t>
      </w:r>
      <w:r>
        <w:t xml:space="preserve">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반영해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변경했습니다</w:t>
      </w:r>
      <w:r>
        <w:t>.</w:t>
      </w:r>
    </w:p>
  </w:comment>
  <w:comment w:id="48" w:author="이원휘" w:date="2021-06-10T16:05:00Z" w:initials="이">
    <w:p w14:paraId="1F2F9481" w14:textId="432DB832" w:rsidR="00BC4247" w:rsidRDefault="004F069F" w:rsidP="00B9526F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 w:rsidR="00BC4247">
        <w:rPr>
          <w:rFonts w:hint="eastAsia"/>
          <w:lang w:eastAsia="ko-KR"/>
        </w:rPr>
        <w:t>을</w:t>
      </w:r>
      <w:r w:rsidR="00BC4247">
        <w:rPr>
          <w:rFonts w:hint="eastAsia"/>
          <w:lang w:eastAsia="ko-KR"/>
        </w:rPr>
        <w:t xml:space="preserve"> </w:t>
      </w:r>
      <w:r w:rsidR="00BC4247">
        <w:rPr>
          <w:rFonts w:hint="eastAsia"/>
          <w:lang w:eastAsia="ko-KR"/>
        </w:rPr>
        <w:t>현재</w:t>
      </w:r>
      <w:r w:rsidR="00BC4247">
        <w:rPr>
          <w:rFonts w:hint="eastAsia"/>
          <w:lang w:eastAsia="ko-KR"/>
        </w:rPr>
        <w:t xml:space="preserve"> </w:t>
      </w:r>
      <w:r w:rsidR="00BC4247">
        <w:rPr>
          <w:rFonts w:hint="eastAsia"/>
          <w:lang w:eastAsia="ko-KR"/>
        </w:rPr>
        <w:t>캡</w:t>
      </w:r>
      <w:r>
        <w:rPr>
          <w:rFonts w:hint="eastAsia"/>
          <w:lang w:eastAsia="ko-KR"/>
        </w:rPr>
        <w:t>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 w:rsidR="00BC4247">
        <w:rPr>
          <w:rFonts w:hint="eastAsia"/>
          <w:lang w:eastAsia="ko-KR"/>
        </w:rPr>
        <w:t>에</w:t>
      </w:r>
      <w:r w:rsidR="00BC4247">
        <w:rPr>
          <w:rFonts w:hint="eastAsia"/>
          <w:lang w:eastAsia="ko-KR"/>
        </w:rPr>
        <w:t xml:space="preserve"> </w:t>
      </w:r>
      <w:r w:rsidR="00BC4247">
        <w:rPr>
          <w:rFonts w:hint="eastAsia"/>
          <w:lang w:eastAsia="ko-KR"/>
        </w:rPr>
        <w:t>맞춰</w:t>
      </w:r>
      <w:r w:rsidR="00BC4247">
        <w:rPr>
          <w:rFonts w:hint="eastAsia"/>
          <w:lang w:eastAsia="ko-KR"/>
        </w:rPr>
        <w:t xml:space="preserve"> </w:t>
      </w:r>
      <w:r w:rsidR="00BC4247">
        <w:rPr>
          <w:rFonts w:hint="eastAsia"/>
          <w:lang w:eastAsia="ko-KR"/>
        </w:rPr>
        <w:t>수정해도</w:t>
      </w:r>
      <w:r w:rsidR="00BC4247">
        <w:rPr>
          <w:rFonts w:hint="eastAsia"/>
          <w:lang w:eastAsia="ko-KR"/>
        </w:rPr>
        <w:t xml:space="preserve"> </w:t>
      </w:r>
      <w:r w:rsidR="00BC4247">
        <w:rPr>
          <w:rFonts w:hint="eastAsia"/>
          <w:lang w:eastAsia="ko-KR"/>
        </w:rPr>
        <w:t>될까요</w:t>
      </w:r>
      <w:r w:rsidR="00BC4247">
        <w:rPr>
          <w:rFonts w:hint="eastAsia"/>
          <w:lang w:eastAsia="ko-KR"/>
        </w:rPr>
        <w:t>?</w:t>
      </w:r>
      <w:r w:rsidR="00BC4247">
        <w:rPr>
          <w:lang w:eastAsia="ko-KR"/>
        </w:rPr>
        <w:t xml:space="preserve"> </w:t>
      </w:r>
    </w:p>
    <w:p w14:paraId="7F60CCD3" w14:textId="77777777" w:rsidR="00BC4247" w:rsidRDefault="00BC4247">
      <w:pPr>
        <w:pStyle w:val="ae"/>
        <w:rPr>
          <w:lang w:eastAsia="ko-KR"/>
        </w:rPr>
      </w:pPr>
    </w:p>
    <w:p w14:paraId="3F9EA670" w14:textId="77777777" w:rsidR="004F069F" w:rsidRDefault="00BC4247">
      <w:pPr>
        <w:pStyle w:val="ae"/>
        <w:rPr>
          <w:lang w:eastAsia="ko-KR"/>
        </w:rPr>
      </w:pPr>
      <w:r>
        <w:rPr>
          <w:lang w:eastAsia="ko-KR"/>
        </w:rPr>
        <w:t xml:space="preserve">1. </w:t>
      </w:r>
      <w:r>
        <w:rPr>
          <w:rFonts w:hint="eastAsia"/>
          <w:lang w:eastAsia="ko-KR"/>
        </w:rPr>
        <w:t>재캡쳐</w:t>
      </w:r>
      <w:r>
        <w:rPr>
          <w:rFonts w:hint="eastAsia"/>
          <w:lang w:eastAsia="ko-KR"/>
        </w:rPr>
        <w:t xml:space="preserve"> &amp; </w:t>
      </w:r>
      <w:r>
        <w:rPr>
          <w:rFonts w:hint="eastAsia"/>
          <w:lang w:eastAsia="ko-KR"/>
        </w:rPr>
        <w:t>캡쳐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 w:rsidR="004F069F">
        <w:rPr>
          <w:rFonts w:hint="eastAsia"/>
          <w:lang w:eastAsia="ko-KR"/>
        </w:rPr>
        <w:t xml:space="preserve"> </w:t>
      </w:r>
    </w:p>
    <w:p w14:paraId="4463E896" w14:textId="77777777" w:rsidR="004F069F" w:rsidRDefault="004F069F">
      <w:pPr>
        <w:pStyle w:val="ae"/>
        <w:rPr>
          <w:lang w:eastAsia="ko-KR"/>
        </w:rPr>
      </w:pPr>
      <w:r>
        <w:rPr>
          <w:rFonts w:hint="eastAsia"/>
          <w:lang w:eastAsia="ko-KR"/>
        </w:rPr>
        <w:t xml:space="preserve">1) </w:t>
      </w:r>
      <w:r>
        <w:rPr>
          <w:rFonts w:hint="eastAsia"/>
          <w:lang w:eastAsia="ko-KR"/>
        </w:rPr>
        <w:t>업데이트되면서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 xml:space="preserve">. </w:t>
      </w:r>
    </w:p>
    <w:p w14:paraId="47DE8A6C" w14:textId="77777777" w:rsidR="004F069F" w:rsidRDefault="004F069F">
      <w:pPr>
        <w:pStyle w:val="ae"/>
        <w:rPr>
          <w:lang w:eastAsia="ko-KR"/>
        </w:rPr>
      </w:pPr>
      <w:r>
        <w:rPr>
          <w:rFonts w:hint="eastAsia"/>
          <w:lang w:eastAsia="ko-KR"/>
        </w:rPr>
        <w:t xml:space="preserve">2) </w:t>
      </w:r>
      <w:r>
        <w:rPr>
          <w:rFonts w:hint="eastAsia"/>
          <w:lang w:eastAsia="ko-KR"/>
        </w:rPr>
        <w:t>중간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 xml:space="preserve">. </w:t>
      </w:r>
    </w:p>
    <w:p w14:paraId="3F713976" w14:textId="77777777" w:rsidR="00BC4247" w:rsidRDefault="00BC4247">
      <w:pPr>
        <w:pStyle w:val="ae"/>
        <w:rPr>
          <w:lang w:eastAsia="ko-KR"/>
        </w:rPr>
      </w:pPr>
    </w:p>
    <w:p w14:paraId="75B630BE" w14:textId="77777777" w:rsidR="00BC4247" w:rsidRDefault="00BC4247">
      <w:pPr>
        <w:pStyle w:val="ae"/>
        <w:rPr>
          <w:lang w:eastAsia="ko-KR"/>
        </w:rPr>
      </w:pPr>
      <w:r>
        <w:rPr>
          <w:lang w:eastAsia="ko-KR"/>
        </w:rPr>
        <w:t xml:space="preserve">2. </w:t>
      </w:r>
      <w:r>
        <w:rPr>
          <w:rFonts w:hint="eastAsia"/>
          <w:lang w:eastAsia="ko-KR"/>
        </w:rPr>
        <w:t>바뀐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6978D0CC" w14:textId="77777777" w:rsidR="00F83D4F" w:rsidRDefault="00F83D4F">
      <w:pPr>
        <w:pStyle w:val="ae"/>
        <w:rPr>
          <w:lang w:eastAsia="ko-KR"/>
        </w:rPr>
      </w:pPr>
    </w:p>
    <w:p w14:paraId="5AEF11FA" w14:textId="77777777" w:rsidR="004F069F" w:rsidRDefault="00BC4247">
      <w:pPr>
        <w:pStyle w:val="ae"/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</w:t>
      </w:r>
      <w:r w:rsidR="004F069F">
        <w:rPr>
          <w:rFonts w:hint="eastAsia"/>
          <w:lang w:eastAsia="ko-KR"/>
        </w:rPr>
        <w:t>화면이</w:t>
      </w:r>
      <w:r w:rsidR="004F069F">
        <w:rPr>
          <w:rFonts w:hint="eastAsia"/>
          <w:lang w:eastAsia="ko-KR"/>
        </w:rPr>
        <w:t xml:space="preserve"> </w:t>
      </w:r>
      <w:r w:rsidR="004F069F">
        <w:rPr>
          <w:rFonts w:hint="eastAsia"/>
          <w:lang w:eastAsia="ko-KR"/>
        </w:rPr>
        <w:t>맞게</w:t>
      </w:r>
      <w:r w:rsidR="004F069F">
        <w:rPr>
          <w:rFonts w:hint="eastAsia"/>
          <w:lang w:eastAsia="ko-KR"/>
        </w:rPr>
        <w:t xml:space="preserve"> </w:t>
      </w:r>
      <w:r w:rsidR="004F069F">
        <w:rPr>
          <w:rFonts w:hint="eastAsia"/>
          <w:lang w:eastAsia="ko-KR"/>
        </w:rPr>
        <w:t>들어갔는지</w:t>
      </w:r>
      <w:r w:rsidR="004F069F">
        <w:rPr>
          <w:rFonts w:hint="eastAsia"/>
          <w:lang w:eastAsia="ko-KR"/>
        </w:rPr>
        <w:t xml:space="preserve"> </w:t>
      </w:r>
      <w:r w:rsidR="004F069F">
        <w:rPr>
          <w:rFonts w:hint="eastAsia"/>
          <w:lang w:eastAsia="ko-KR"/>
        </w:rPr>
        <w:t>확인</w:t>
      </w:r>
      <w:r w:rsidR="004F069F">
        <w:rPr>
          <w:rFonts w:hint="eastAsia"/>
          <w:lang w:eastAsia="ko-KR"/>
        </w:rPr>
        <w:t xml:space="preserve"> </w:t>
      </w:r>
      <w:r w:rsidR="004F069F">
        <w:rPr>
          <w:rFonts w:hint="eastAsia"/>
          <w:lang w:eastAsia="ko-KR"/>
        </w:rPr>
        <w:t>부탁드립니다</w:t>
      </w:r>
      <w:r w:rsidR="004F069F">
        <w:rPr>
          <w:rFonts w:hint="eastAsia"/>
          <w:lang w:eastAsia="ko-KR"/>
        </w:rPr>
        <w:t xml:space="preserve">. </w:t>
      </w:r>
    </w:p>
    <w:p w14:paraId="209184EE" w14:textId="77777777" w:rsidR="004F069F" w:rsidRDefault="004F069F">
      <w:pPr>
        <w:pStyle w:val="ae"/>
        <w:rPr>
          <w:lang w:eastAsia="ko-KR"/>
        </w:rPr>
      </w:pPr>
    </w:p>
  </w:comment>
  <w:comment w:id="49" w:author="Joyce Lee" w:date="2021-06-14T09:48:00Z" w:initials="JL">
    <w:p w14:paraId="1C0CCBAF" w14:textId="77777777" w:rsidR="00B9526F" w:rsidRDefault="00B9526F" w:rsidP="00976FF3">
      <w:pPr>
        <w:pStyle w:val="ae"/>
      </w:pPr>
      <w:r>
        <w:rPr>
          <w:rStyle w:val="ad"/>
        </w:rPr>
        <w:annotationRef/>
      </w:r>
      <w:r>
        <w:rPr>
          <w:rFonts w:hint="eastAsia"/>
        </w:rPr>
        <w:t>네</w:t>
      </w:r>
    </w:p>
  </w:comment>
  <w:comment w:id="70" w:author="이원휘" w:date="2021-06-10T16:30:00Z" w:initials="이">
    <w:p w14:paraId="09A56187" w14:textId="3AF1A015" w:rsidR="00AD5267" w:rsidRDefault="004F069F" w:rsidP="00410531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현재는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 xml:space="preserve"> J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설치하고</w:t>
      </w:r>
      <w:r>
        <w:rPr>
          <w:rFonts w:hint="eastAsia"/>
          <w:lang w:eastAsia="ko-KR"/>
        </w:rPr>
        <w:t xml:space="preserve"> </w:t>
      </w:r>
      <w:r w:rsidR="0010712B">
        <w:rPr>
          <w:rFonts w:hint="eastAsia"/>
          <w:lang w:eastAsia="ko-KR"/>
        </w:rPr>
        <w:t>2</w:t>
      </w:r>
      <w:r w:rsidR="0010712B">
        <w:rPr>
          <w:rFonts w:hint="eastAsia"/>
          <w:lang w:eastAsia="ko-KR"/>
        </w:rPr>
        <w:t>번째</w:t>
      </w:r>
      <w:r w:rsidR="0010712B">
        <w:rPr>
          <w:rFonts w:hint="eastAsia"/>
          <w:lang w:eastAsia="ko-KR"/>
        </w:rPr>
        <w:t xml:space="preserve"> </w:t>
      </w:r>
      <w:r w:rsidR="0010712B">
        <w:rPr>
          <w:rFonts w:hint="eastAsia"/>
          <w:lang w:eastAsia="ko-KR"/>
        </w:rPr>
        <w:t>화면의</w:t>
      </w:r>
      <w:r w:rsidR="0010712B">
        <w:rPr>
          <w:rFonts w:hint="eastAsia"/>
          <w:lang w:eastAsia="ko-KR"/>
        </w:rPr>
        <w:t xml:space="preserve"> </w:t>
      </w:r>
      <w:r>
        <w:rPr>
          <w:lang w:eastAsia="ko-KR"/>
        </w:rPr>
        <w:t>New Project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누르면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나타납니다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맞는지요</w:t>
      </w:r>
      <w:r w:rsidR="00AD5267">
        <w:rPr>
          <w:rFonts w:hint="eastAsia"/>
          <w:lang w:eastAsia="ko-KR"/>
        </w:rPr>
        <w:t xml:space="preserve">? </w:t>
      </w:r>
    </w:p>
    <w:p w14:paraId="289B1AF6" w14:textId="77777777" w:rsidR="00AD5267" w:rsidRDefault="00AD5267">
      <w:pPr>
        <w:pStyle w:val="ae"/>
        <w:rPr>
          <w:lang w:eastAsia="ko-KR"/>
        </w:rPr>
      </w:pPr>
    </w:p>
    <w:p w14:paraId="61661B91" w14:textId="77777777" w:rsidR="00AD5267" w:rsidRDefault="00AD5267">
      <w:pPr>
        <w:pStyle w:val="ae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번째가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, </w:t>
      </w:r>
    </w:p>
    <w:p w14:paraId="253C7F77" w14:textId="77777777" w:rsidR="00AD5267" w:rsidRDefault="00AD5267">
      <w:pPr>
        <w:pStyle w:val="ae"/>
        <w:rPr>
          <w:lang w:eastAsia="ko-KR"/>
        </w:rPr>
      </w:pPr>
      <w:r>
        <w:rPr>
          <w:rFonts w:hint="eastAsia"/>
          <w:lang w:eastAsia="ko-KR"/>
        </w:rPr>
        <w:t>2,3</w:t>
      </w:r>
      <w:r>
        <w:rPr>
          <w:rFonts w:hint="eastAsia"/>
          <w:lang w:eastAsia="ko-KR"/>
        </w:rPr>
        <w:t>번째가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새캡처입니다</w:t>
      </w:r>
      <w:r>
        <w:rPr>
          <w:rFonts w:hint="eastAsia"/>
          <w:lang w:eastAsia="ko-KR"/>
        </w:rPr>
        <w:t>.</w:t>
      </w:r>
    </w:p>
  </w:comment>
  <w:comment w:id="107" w:author="Joyce Lee" w:date="2021-06-14T09:53:00Z" w:initials="JL">
    <w:p w14:paraId="6887937C" w14:textId="77777777" w:rsidR="00B9526F" w:rsidRDefault="00B9526F" w:rsidP="009F347A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넣을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있을지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모르겠네요</w:t>
      </w:r>
      <w:r>
        <w:t>.</w:t>
      </w:r>
    </w:p>
  </w:comment>
  <w:comment w:id="124" w:author="이원휘" w:date="2021-06-10T16:06:00Z" w:initials="이">
    <w:p w14:paraId="1CF2C064" w14:textId="3431EF96" w:rsidR="005304C5" w:rsidRDefault="005304C5" w:rsidP="00B9526F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캡처</w:t>
      </w:r>
      <w:r w:rsidR="0010712B">
        <w:rPr>
          <w:rFonts w:hint="eastAsia"/>
          <w:lang w:eastAsia="ko-KR"/>
        </w:rPr>
        <w:t>를</w:t>
      </w:r>
      <w:r w:rsidR="0010712B">
        <w:rPr>
          <w:rFonts w:hint="eastAsia"/>
          <w:lang w:eastAsia="ko-KR"/>
        </w:rPr>
        <w:t xml:space="preserve"> </w:t>
      </w:r>
      <w:r w:rsidR="0010712B">
        <w:rPr>
          <w:rFonts w:hint="eastAsia"/>
          <w:lang w:eastAsia="ko-KR"/>
        </w:rPr>
        <w:t>잘</w:t>
      </w:r>
      <w:r w:rsidR="0010712B">
        <w:rPr>
          <w:rFonts w:hint="eastAsia"/>
          <w:lang w:eastAsia="ko-KR"/>
        </w:rPr>
        <w:t xml:space="preserve"> </w:t>
      </w:r>
      <w:r w:rsidR="0010712B">
        <w:rPr>
          <w:rFonts w:hint="eastAsia"/>
          <w:lang w:eastAsia="ko-KR"/>
        </w:rPr>
        <w:t>하고</w:t>
      </w:r>
      <w:r w:rsidR="0010712B">
        <w:rPr>
          <w:rFonts w:hint="eastAsia"/>
          <w:lang w:eastAsia="ko-KR"/>
        </w:rPr>
        <w:t xml:space="preserve"> </w:t>
      </w:r>
      <w:r w:rsidR="0010712B"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확인부탁드립니다</w:t>
      </w:r>
      <w:r>
        <w:rPr>
          <w:rFonts w:hint="eastAsia"/>
          <w:lang w:eastAsia="ko-KR"/>
        </w:rPr>
        <w:t xml:space="preserve">. </w:t>
      </w:r>
    </w:p>
    <w:p w14:paraId="27CB6CBC" w14:textId="77777777" w:rsidR="005304C5" w:rsidRDefault="005304C5">
      <w:pPr>
        <w:pStyle w:val="ae"/>
        <w:rPr>
          <w:lang w:eastAsia="ko-KR"/>
        </w:rPr>
      </w:pPr>
      <w:r>
        <w:rPr>
          <w:rFonts w:hint="eastAsia"/>
          <w:lang w:eastAsia="ko-KR"/>
        </w:rPr>
        <w:t>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아래가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새캡처입니다</w:t>
      </w:r>
      <w:r>
        <w:rPr>
          <w:rFonts w:hint="eastAsia"/>
          <w:lang w:eastAsia="ko-KR"/>
        </w:rPr>
        <w:t xml:space="preserve">. </w:t>
      </w:r>
    </w:p>
  </w:comment>
  <w:comment w:id="125" w:author="Joyce Lee" w:date="2021-06-14T10:05:00Z" w:initials="JL">
    <w:p w14:paraId="025E7AF2" w14:textId="77777777" w:rsidR="00A955A6" w:rsidRDefault="00A955A6" w:rsidP="00A869A4">
      <w:pPr>
        <w:pStyle w:val="ae"/>
      </w:pPr>
      <w:r>
        <w:rPr>
          <w:rStyle w:val="ad"/>
        </w:rPr>
        <w:annotationRef/>
      </w:r>
      <w:r>
        <w:rPr>
          <w:rFonts w:hint="eastAsia"/>
        </w:rPr>
        <w:t>헷깔려서</w:t>
      </w:r>
      <w:r>
        <w:t xml:space="preserve"> </w:t>
      </w:r>
      <w:r>
        <w:rPr>
          <w:rFonts w:hint="eastAsia"/>
        </w:rPr>
        <w:t>제가</w:t>
      </w:r>
      <w:r>
        <w:t xml:space="preserve"> </w:t>
      </w:r>
      <w:r>
        <w:rPr>
          <w:rFonts w:hint="eastAsia"/>
        </w:rPr>
        <w:t>다</w:t>
      </w:r>
      <w:r>
        <w:t xml:space="preserve"> </w:t>
      </w:r>
      <w:r>
        <w:rPr>
          <w:rFonts w:hint="eastAsia"/>
        </w:rPr>
        <w:t>삭제하고</w:t>
      </w:r>
      <w: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rFonts w:hint="eastAsia"/>
        </w:rPr>
        <w:t>번호도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t xml:space="preserve"> </w:t>
      </w:r>
      <w:r>
        <w:rPr>
          <w:rFonts w:hint="eastAsia"/>
        </w:rPr>
        <w:t>메기고</w:t>
      </w:r>
      <w:r>
        <w:t xml:space="preserve">, </w:t>
      </w:r>
      <w:r>
        <w:rPr>
          <w:rFonts w:hint="eastAsia"/>
        </w:rPr>
        <w:t>본문도</w:t>
      </w:r>
      <w:r>
        <w:rPr>
          <w:rFonts w:hint="eastAsia"/>
        </w:rPr>
        <w:t xml:space="preserve"> </w:t>
      </w:r>
      <w:r>
        <w:rPr>
          <w:rFonts w:hint="eastAsia"/>
        </w:rPr>
        <w:t>수정하겠습니다</w:t>
      </w:r>
      <w:r>
        <w:t xml:space="preserve">. 2021.1.2 </w:t>
      </w:r>
      <w:r>
        <w:rPr>
          <w:rFonts w:hint="eastAsia"/>
        </w:rPr>
        <w:t>커뮤티티</w:t>
      </w:r>
      <w:r>
        <w:t xml:space="preserve"> </w:t>
      </w:r>
      <w:r>
        <w:rPr>
          <w:rFonts w:hint="eastAsia"/>
        </w:rPr>
        <w:t>버전으로</w:t>
      </w:r>
      <w:r>
        <w:t xml:space="preserve"> </w:t>
      </w:r>
      <w:r>
        <w:rPr>
          <w:rFonts w:hint="eastAsia"/>
        </w:rPr>
        <w:t>변경하니까</w:t>
      </w:r>
      <w:r>
        <w:t xml:space="preserve"> UI</w:t>
      </w:r>
      <w:r>
        <w:rPr>
          <w:rFonts w:hint="eastAsia"/>
        </w:rPr>
        <w:t>도</w:t>
      </w:r>
      <w:r>
        <w:t xml:space="preserve"> </w:t>
      </w:r>
      <w:r>
        <w:rPr>
          <w:rFonts w:hint="eastAsia"/>
        </w:rPr>
        <w:t>달라졌네요</w:t>
      </w:r>
      <w:r>
        <w:t xml:space="preserve">. </w:t>
      </w:r>
    </w:p>
  </w:comment>
  <w:comment w:id="132" w:author="이원휘" w:date="2021-06-10T16:32:00Z" w:initials="이">
    <w:p w14:paraId="421728CF" w14:textId="7D9F353B" w:rsidR="003F405C" w:rsidRDefault="003F405C" w:rsidP="00A955A6">
      <w:pPr>
        <w:pStyle w:val="ae"/>
        <w:rPr>
          <w:lang w:eastAsia="ko-KR"/>
        </w:rPr>
      </w:pPr>
      <w:r>
        <w:rPr>
          <w:rStyle w:val="ad"/>
        </w:rPr>
        <w:annotationRef/>
      </w:r>
    </w:p>
    <w:p w14:paraId="0D85761A" w14:textId="77777777" w:rsidR="003F405C" w:rsidRDefault="003F405C">
      <w:pPr>
        <w:pStyle w:val="ae"/>
        <w:rPr>
          <w:lang w:eastAsia="ko-KR"/>
        </w:rPr>
      </w:pPr>
      <w:r>
        <w:rPr>
          <w:rFonts w:hint="eastAsia"/>
          <w:lang w:eastAsia="ko-KR"/>
        </w:rPr>
        <w:t>16</w:t>
      </w:r>
      <w:r>
        <w:rPr>
          <w:rFonts w:hint="eastAsia"/>
          <w:lang w:eastAsia="ko-KR"/>
        </w:rPr>
        <w:t>선택화면이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나오네요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본문을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무방할까요</w:t>
      </w:r>
      <w:r>
        <w:rPr>
          <w:rFonts w:hint="eastAsia"/>
          <w:lang w:eastAsia="ko-KR"/>
        </w:rPr>
        <w:t xml:space="preserve">? </w:t>
      </w:r>
    </w:p>
    <w:p w14:paraId="5410824F" w14:textId="77777777" w:rsidR="003F405C" w:rsidRDefault="003F405C">
      <w:pPr>
        <w:pStyle w:val="ae"/>
        <w:rPr>
          <w:lang w:eastAsia="ko-KR"/>
        </w:rPr>
      </w:pPr>
    </w:p>
  </w:comment>
  <w:comment w:id="133" w:author="Joyce Lee" w:date="2021-07-04T20:06:00Z" w:initials="JL">
    <w:p w14:paraId="679AD8DF" w14:textId="77777777" w:rsidR="00017CCA" w:rsidRDefault="00017CCA" w:rsidP="005E250E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수정해야죠</w:t>
      </w:r>
      <w:r>
        <w:t>.</w:t>
      </w:r>
    </w:p>
  </w:comment>
  <w:comment w:id="188" w:author="이원휘" w:date="2021-06-10T16:36:00Z" w:initials="이">
    <w:p w14:paraId="1863F9C0" w14:textId="3A7ECE16" w:rsidR="00B61444" w:rsidRDefault="00B61444" w:rsidP="00017CCA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캡처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확인부탁드립니다</w:t>
      </w:r>
      <w:r>
        <w:rPr>
          <w:rFonts w:hint="eastAsia"/>
          <w:lang w:eastAsia="ko-KR"/>
        </w:rPr>
        <w:t xml:space="preserve">. </w:t>
      </w:r>
    </w:p>
    <w:p w14:paraId="4E71078D" w14:textId="77777777" w:rsidR="00B61444" w:rsidRDefault="00B61444" w:rsidP="00B61444">
      <w:pPr>
        <w:pStyle w:val="ae"/>
        <w:rPr>
          <w:lang w:eastAsia="ko-KR"/>
        </w:rPr>
      </w:pPr>
      <w:r>
        <w:rPr>
          <w:rFonts w:hint="eastAsia"/>
          <w:lang w:eastAsia="ko-KR"/>
        </w:rPr>
        <w:t>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아래가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새캡처입니다</w:t>
      </w:r>
      <w:r>
        <w:rPr>
          <w:rFonts w:hint="eastAsia"/>
          <w:lang w:eastAsia="ko-KR"/>
        </w:rPr>
        <w:t>.</w:t>
      </w:r>
    </w:p>
    <w:p w14:paraId="613B8D07" w14:textId="77777777" w:rsidR="00B61444" w:rsidRDefault="00B61444" w:rsidP="00B61444">
      <w:pPr>
        <w:pStyle w:val="ae"/>
        <w:rPr>
          <w:lang w:eastAsia="ko-KR"/>
        </w:rPr>
      </w:pPr>
    </w:p>
    <w:p w14:paraId="449E3975" w14:textId="77777777" w:rsidR="003F405C" w:rsidRDefault="003F405C" w:rsidP="00B61444">
      <w:pPr>
        <w:pStyle w:val="ae"/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 w:rsidR="0025393A">
        <w:rPr>
          <w:rFonts w:hint="eastAsia"/>
          <w:lang w:eastAsia="ko-KR"/>
        </w:rPr>
        <w:t>본문에서</w:t>
      </w:r>
      <w:r w:rsidR="0025393A">
        <w:rPr>
          <w:rFonts w:hint="eastAsia"/>
          <w:lang w:eastAsia="ko-KR"/>
        </w:rPr>
        <w:t xml:space="preserve"> </w:t>
      </w:r>
      <w:r w:rsidR="0025393A">
        <w:rPr>
          <w:rFonts w:hint="eastAsia"/>
          <w:lang w:eastAsia="ko-KR"/>
        </w:rPr>
        <w:t>설명하는</w:t>
      </w:r>
      <w:r w:rsidR="0025393A">
        <w:rPr>
          <w:rFonts w:hint="eastAsia"/>
          <w:lang w:eastAsia="ko-KR"/>
        </w:rPr>
        <w:t xml:space="preserve"> </w:t>
      </w:r>
      <w:r w:rsidR="00B61444">
        <w:rPr>
          <w:rFonts w:hint="eastAsia"/>
          <w:lang w:eastAsia="ko-KR"/>
        </w:rPr>
        <w:t xml:space="preserve">out </w:t>
      </w:r>
      <w:r w:rsidR="00B61444">
        <w:rPr>
          <w:rFonts w:hint="eastAsia"/>
          <w:lang w:eastAsia="ko-KR"/>
        </w:rPr>
        <w:t>디렉터리는</w:t>
      </w:r>
      <w:r w:rsidR="00B6144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Run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생겼습니다</w:t>
      </w:r>
      <w:r>
        <w:rPr>
          <w:rFonts w:hint="eastAsia"/>
          <w:lang w:eastAsia="ko-KR"/>
        </w:rPr>
        <w:t xml:space="preserve">. </w:t>
      </w:r>
    </w:p>
    <w:p w14:paraId="050F1746" w14:textId="77777777" w:rsidR="00B61444" w:rsidRDefault="003F405C" w:rsidP="00B61444">
      <w:pPr>
        <w:pStyle w:val="ae"/>
        <w:rPr>
          <w:lang w:eastAsia="ko-KR"/>
        </w:rPr>
      </w:pPr>
      <w:r>
        <w:rPr>
          <w:rFonts w:hint="eastAsia"/>
          <w:lang w:eastAsia="ko-KR"/>
        </w:rPr>
        <w:t>실습에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무방할까요</w:t>
      </w:r>
      <w:r>
        <w:rPr>
          <w:rFonts w:hint="eastAsia"/>
          <w:lang w:eastAsia="ko-KR"/>
        </w:rPr>
        <w:t>?</w:t>
      </w:r>
      <w:r w:rsidR="00B61444">
        <w:rPr>
          <w:rFonts w:hint="eastAsia"/>
          <w:lang w:eastAsia="ko-KR"/>
        </w:rPr>
        <w:t xml:space="preserve"> </w:t>
      </w:r>
    </w:p>
  </w:comment>
  <w:comment w:id="189" w:author="Joyce Lee" w:date="2021-07-04T19:56:00Z" w:initials="JL">
    <w:p w14:paraId="7858DAFB" w14:textId="77777777" w:rsidR="00620F28" w:rsidRDefault="00620F28" w:rsidP="001A264C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아래쪽</w:t>
      </w:r>
      <w:r>
        <w:rPr>
          <w:rFonts w:hint="eastAsia"/>
        </w:rPr>
        <w:t xml:space="preserve"> </w:t>
      </w:r>
      <w:r>
        <w:rPr>
          <w:rFonts w:hint="eastAsia"/>
        </w:rPr>
        <w:t>맞습니다</w:t>
      </w:r>
      <w:r>
        <w:t>.</w:t>
      </w:r>
    </w:p>
  </w:comment>
  <w:comment w:id="190" w:author="Joyce Lee" w:date="2021-07-04T20:06:00Z" w:initials="JL">
    <w:p w14:paraId="47A603B9" w14:textId="77777777" w:rsidR="00017CCA" w:rsidRDefault="00017CCA" w:rsidP="007B442A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맞습니다</w:t>
      </w:r>
      <w:r>
        <w:t>.</w:t>
      </w:r>
    </w:p>
  </w:comment>
  <w:comment w:id="193" w:author="이원휘" w:date="2021-06-10T15:53:00Z" w:initials="이">
    <w:p w14:paraId="2EFC7CC5" w14:textId="46E9A061" w:rsidR="0025393A" w:rsidRDefault="0025393A" w:rsidP="00017CCA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 xml:space="preserve">OK </w:t>
      </w:r>
      <w:r>
        <w:rPr>
          <w:rFonts w:hint="eastAsia"/>
          <w:lang w:eastAsia="ko-KR"/>
        </w:rPr>
        <w:t>버튼이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될까요</w:t>
      </w:r>
      <w:r>
        <w:rPr>
          <w:rFonts w:hint="eastAsia"/>
          <w:lang w:eastAsia="ko-KR"/>
        </w:rPr>
        <w:t>?</w:t>
      </w:r>
    </w:p>
  </w:comment>
  <w:comment w:id="194" w:author="Joyce Lee" w:date="2021-07-04T19:57:00Z" w:initials="JL">
    <w:p w14:paraId="791B7C90" w14:textId="77777777" w:rsidR="00620F28" w:rsidRDefault="00620F28" w:rsidP="007911D4">
      <w:pPr>
        <w:pStyle w:val="ae"/>
      </w:pPr>
      <w:r>
        <w:rPr>
          <w:rStyle w:val="ad"/>
        </w:rPr>
        <w:annotationRef/>
      </w:r>
      <w:r>
        <w:rPr>
          <w:rFonts w:hint="eastAsia"/>
        </w:rPr>
        <w:t>본문</w:t>
      </w:r>
      <w:r>
        <w:rPr>
          <w:rFonts w:hint="eastAsia"/>
        </w:rPr>
        <w:t xml:space="preserve"> </w:t>
      </w:r>
      <w:r>
        <w:rPr>
          <w:rFonts w:hint="eastAsia"/>
        </w:rPr>
        <w:t>수정하겠습니다</w:t>
      </w:r>
      <w:r>
        <w:t>.</w:t>
      </w:r>
    </w:p>
  </w:comment>
  <w:comment w:id="196" w:author="이원휘" w:date="2021-06-10T16:08:00Z" w:initials="이">
    <w:p w14:paraId="274B6F14" w14:textId="2E86A922" w:rsidR="0008390C" w:rsidRDefault="0008390C" w:rsidP="00620F28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 xml:space="preserve"> </w:t>
      </w:r>
    </w:p>
    <w:p w14:paraId="13F1201E" w14:textId="77777777" w:rsidR="0008390C" w:rsidRPr="00F83D4F" w:rsidRDefault="0008390C" w:rsidP="0008390C">
      <w:pPr>
        <w:pStyle w:val="ae"/>
        <w:rPr>
          <w:lang w:eastAsia="ko-KR"/>
        </w:rPr>
      </w:pPr>
      <w:r>
        <w:rPr>
          <w:rFonts w:hint="eastAsia"/>
          <w:lang w:eastAsia="ko-KR"/>
        </w:rPr>
        <w:t>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아래가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새캡처입니다</w:t>
      </w:r>
      <w:r>
        <w:rPr>
          <w:rFonts w:hint="eastAsia"/>
          <w:lang w:eastAsia="ko-KR"/>
        </w:rPr>
        <w:t>.</w:t>
      </w:r>
    </w:p>
  </w:comment>
  <w:comment w:id="197" w:author="Joyce Lee" w:date="2021-07-04T19:57:00Z" w:initials="JL">
    <w:p w14:paraId="672132D9" w14:textId="77777777" w:rsidR="00620F28" w:rsidRDefault="00620F28" w:rsidP="00550FAF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아래쪽</w:t>
      </w:r>
      <w:r>
        <w:rPr>
          <w:rFonts w:hint="eastAsia"/>
        </w:rPr>
        <w:t xml:space="preserve"> </w:t>
      </w:r>
      <w:r>
        <w:t>OK</w:t>
      </w:r>
    </w:p>
  </w:comment>
  <w:comment w:id="198" w:author="이원휘" w:date="2021-06-10T16:37:00Z" w:initials="이">
    <w:p w14:paraId="2469EE2D" w14:textId="7FA89A6D" w:rsidR="00656BED" w:rsidRDefault="00656BED" w:rsidP="00620F28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따옴표</w:t>
      </w:r>
      <w:r>
        <w:rPr>
          <w:rFonts w:hint="eastAsia"/>
          <w:lang w:eastAsia="ko-KR"/>
        </w:rPr>
        <w:t>. (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</w:comment>
  <w:comment w:id="204" w:author="이원휘" w:date="2021-06-10T16:37:00Z" w:initials="이">
    <w:p w14:paraId="0EE2EE92" w14:textId="77777777" w:rsidR="00F83D4F" w:rsidRDefault="00F83D4F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따옴표</w:t>
      </w:r>
      <w:r w:rsidR="0010712B"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따옴표</w:t>
      </w:r>
      <w:r w:rsidR="0010712B">
        <w:rPr>
          <w:rFonts w:hint="eastAsia"/>
          <w:lang w:eastAsia="ko-KR"/>
        </w:rPr>
        <w:t>(</w:t>
      </w:r>
      <w:r w:rsidR="0010712B">
        <w:rPr>
          <w:rFonts w:hint="eastAsia"/>
          <w:lang w:eastAsia="ko-KR"/>
        </w:rPr>
        <w:t>삐침있는</w:t>
      </w:r>
      <w:r w:rsidR="0010712B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들어가는지요</w:t>
      </w:r>
      <w:r>
        <w:rPr>
          <w:rFonts w:hint="eastAsia"/>
          <w:lang w:eastAsia="ko-KR"/>
        </w:rPr>
        <w:t>?</w:t>
      </w:r>
    </w:p>
    <w:p w14:paraId="32E70FB0" w14:textId="77777777" w:rsidR="00656BED" w:rsidRDefault="00656BED">
      <w:pPr>
        <w:pStyle w:val="ae"/>
        <w:rPr>
          <w:lang w:eastAsia="ko-KR"/>
        </w:rPr>
      </w:pP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 xml:space="preserve"> J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표시됩니다</w:t>
      </w:r>
      <w:r>
        <w:rPr>
          <w:rFonts w:hint="eastAsia"/>
          <w:lang w:eastAsia="ko-KR"/>
        </w:rPr>
        <w:t>.</w:t>
      </w:r>
    </w:p>
    <w:p w14:paraId="655192B3" w14:textId="77777777" w:rsidR="00656BED" w:rsidRDefault="00656BED">
      <w:pPr>
        <w:pStyle w:val="ae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725B17E" wp14:editId="1C16F3EF">
            <wp:extent cx="1731815" cy="4396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731815" cy="4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CCF9" w14:textId="77777777" w:rsidR="0010712B" w:rsidRDefault="0010712B">
      <w:pPr>
        <w:pStyle w:val="ae"/>
        <w:rPr>
          <w:lang w:eastAsia="ko-KR"/>
        </w:rPr>
      </w:pPr>
    </w:p>
    <w:p w14:paraId="13452E2C" w14:textId="77777777" w:rsidR="0010712B" w:rsidRDefault="0010712B">
      <w:pPr>
        <w:pStyle w:val="ae"/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들어갔습니다</w:t>
      </w:r>
      <w:r>
        <w:rPr>
          <w:rFonts w:hint="eastAsia"/>
          <w:lang w:eastAsia="ko-KR"/>
        </w:rPr>
        <w:t xml:space="preserve">. </w:t>
      </w:r>
    </w:p>
    <w:p w14:paraId="60090CEC" w14:textId="77777777" w:rsidR="0010712B" w:rsidRDefault="0010712B">
      <w:pPr>
        <w:pStyle w:val="ae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98E467" wp14:editId="7F7F0F51">
            <wp:extent cx="1737548" cy="489333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746377" cy="4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05" w:author="Joyce Lee" w:date="2021-07-04T19:58:00Z" w:initials="JL">
    <w:p w14:paraId="26A7AD1C" w14:textId="77777777" w:rsidR="00620F28" w:rsidRDefault="00620F28" w:rsidP="00494DDB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이게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r>
        <w:rPr>
          <w:rFonts w:hint="eastAsia"/>
        </w:rPr>
        <w:t xml:space="preserve"> </w:t>
      </w:r>
      <w:r>
        <w:rPr>
          <w:rFonts w:hint="eastAsia"/>
        </w:rPr>
        <w:t>원본에서는</w:t>
      </w:r>
      <w:r>
        <w:rPr>
          <w:rFonts w:hint="eastAsia"/>
        </w:rPr>
        <w:t xml:space="preserve"> </w:t>
      </w:r>
      <w:r>
        <w:rPr>
          <w:rFonts w:hint="eastAsia"/>
        </w:rPr>
        <w:t>여는따옴표와</w:t>
      </w:r>
      <w:r>
        <w:rPr>
          <w:rFonts w:hint="eastAsia"/>
        </w:rPr>
        <w:t xml:space="preserve"> </w:t>
      </w:r>
      <w:r>
        <w:rPr>
          <w:rFonts w:hint="eastAsia"/>
        </w:rPr>
        <w:t>닫는따옴표가</w:t>
      </w:r>
      <w:r>
        <w:rPr>
          <w:rFonts w:hint="eastAsia"/>
        </w:rPr>
        <w:t xml:space="preserve"> </w:t>
      </w:r>
      <w:r>
        <w:rPr>
          <w:rFonts w:hint="eastAsia"/>
        </w:rPr>
        <w:t>다른데</w:t>
      </w:r>
      <w: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코드에서는</w:t>
      </w:r>
      <w:r>
        <w:rPr>
          <w:rFonts w:hint="eastAsia"/>
        </w:rPr>
        <w:t xml:space="preserve">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안되긴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t xml:space="preserve">. </w:t>
      </w:r>
      <w:r>
        <w:rPr>
          <w:rFonts w:hint="eastAsia"/>
        </w:rPr>
        <w:t>코드체에서는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큰따옴표로</w:t>
      </w:r>
      <w:r>
        <w:rPr>
          <w:rFonts w:hint="eastAsia"/>
        </w:rPr>
        <w:t xml:space="preserve"> </w:t>
      </w:r>
      <w:r>
        <w:rPr>
          <w:rFonts w:hint="eastAsia"/>
        </w:rPr>
        <w:t>일치시키는게</w:t>
      </w:r>
      <w:r>
        <w:rPr>
          <w:rFonts w:hint="eastAsia"/>
        </w:rPr>
        <w:t xml:space="preserve"> </w:t>
      </w:r>
      <w:r>
        <w:rPr>
          <w:rFonts w:hint="eastAsia"/>
        </w:rPr>
        <w:t>좋을듯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t>.</w:t>
      </w:r>
    </w:p>
  </w:comment>
  <w:comment w:id="210" w:author="이원휘" w:date="2021-06-10T16:41:00Z" w:initials="이">
    <w:p w14:paraId="5641A9C0" w14:textId="09A8D20F" w:rsidR="00656BED" w:rsidRDefault="00656BED" w:rsidP="00620F28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Run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나니</w:t>
      </w:r>
      <w:r>
        <w:rPr>
          <w:rFonts w:hint="eastAsia"/>
          <w:lang w:eastAsia="ko-KR"/>
        </w:rPr>
        <w:t xml:space="preserve"> out </w:t>
      </w:r>
      <w:r>
        <w:rPr>
          <w:rFonts w:hint="eastAsia"/>
          <w:lang w:eastAsia="ko-KR"/>
        </w:rPr>
        <w:t>디렉터리가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생겼습니다</w:t>
      </w:r>
      <w:r>
        <w:rPr>
          <w:rFonts w:hint="eastAsia"/>
          <w:lang w:eastAsia="ko-KR"/>
        </w:rPr>
        <w:t xml:space="preserve">. </w:t>
      </w:r>
    </w:p>
  </w:comment>
  <w:comment w:id="211" w:author="Joyce Lee" w:date="2021-07-04T19:59:00Z" w:initials="JL">
    <w:p w14:paraId="353448DB" w14:textId="77777777" w:rsidR="00620F28" w:rsidRDefault="00620F28" w:rsidP="00DE7313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컴파일이나</w:t>
      </w:r>
      <w:r>
        <w:rPr>
          <w:rFonts w:hint="eastAsia"/>
        </w:rPr>
        <w:t xml:space="preserve"> </w:t>
      </w:r>
      <w:r>
        <w:rPr>
          <w:rFonts w:hint="eastAsia"/>
        </w:rPr>
        <w:t>실행을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나면</w:t>
      </w:r>
      <w:r>
        <w:rPr>
          <w:rFonts w:hint="eastAsia"/>
        </w:rPr>
        <w:t xml:space="preserve"> </w:t>
      </w:r>
      <w:r>
        <w:rPr>
          <w:rFonts w:hint="eastAsia"/>
        </w:rPr>
        <w:t>생깁니다</w:t>
      </w:r>
      <w:r>
        <w:t xml:space="preserve">. </w:t>
      </w:r>
    </w:p>
  </w:comment>
  <w:comment w:id="212" w:author="Joyce Lee" w:date="2021-07-04T20:08:00Z" w:initials="JL">
    <w:p w14:paraId="5D76498F" w14:textId="77777777" w:rsidR="00017CCA" w:rsidRDefault="00017CCA" w:rsidP="00782480">
      <w:pPr>
        <w:pStyle w:val="ae"/>
      </w:pPr>
      <w:r>
        <w:rPr>
          <w:rStyle w:val="ad"/>
        </w:rPr>
        <w:annotationRef/>
      </w:r>
      <w:r>
        <w:rPr>
          <w:rFonts w:hint="eastAsia"/>
        </w:rPr>
        <w:t>추가그림의</w:t>
      </w:r>
      <w:r>
        <w:rPr>
          <w:rFonts w:hint="eastAsia"/>
        </w:rPr>
        <w:t xml:space="preserve"> </w:t>
      </w:r>
      <w:r>
        <w:t xml:space="preserve">Run 'MainKt' </w:t>
      </w:r>
      <w:r>
        <w:rPr>
          <w:rFonts w:hint="eastAsia"/>
        </w:rPr>
        <w:t>창이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화면상에서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알아보기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같아요</w:t>
      </w:r>
      <w:r>
        <w:t xml:space="preserve">. </w:t>
      </w:r>
      <w:r>
        <w:rPr>
          <w:rFonts w:hint="eastAsia"/>
        </w:rPr>
        <w:t>옆쪽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위쪽</w:t>
      </w:r>
      <w:r>
        <w:rPr>
          <w:rFonts w:hint="eastAsia"/>
        </w:rPr>
        <w:t xml:space="preserve"> </w:t>
      </w:r>
      <w:r>
        <w:rPr>
          <w:rFonts w:hint="eastAsia"/>
        </w:rPr>
        <w:t>툴바</w:t>
      </w:r>
      <w:r>
        <w:rPr>
          <w:rFonts w:hint="eastAsia"/>
        </w:rPr>
        <w:t xml:space="preserve"> </w:t>
      </w:r>
      <w:r>
        <w:rPr>
          <w:rFonts w:hint="eastAsia"/>
        </w:rPr>
        <w:t>일부를</w:t>
      </w:r>
      <w:r>
        <w:rPr>
          <w:rFonts w:hint="eastAsia"/>
        </w:rPr>
        <w:t xml:space="preserve"> </w:t>
      </w:r>
      <w:r>
        <w:rPr>
          <w:rFonts w:hint="eastAsia"/>
        </w:rPr>
        <w:t>보여주는게</w:t>
      </w:r>
      <w:r>
        <w:rPr>
          <w:rFonts w:hint="eastAsia"/>
        </w:rPr>
        <w:t xml:space="preserve"> </w:t>
      </w:r>
      <w:r>
        <w:rPr>
          <w:rFonts w:hint="eastAsia"/>
        </w:rPr>
        <w:t>좋지</w:t>
      </w:r>
      <w:r>
        <w:rPr>
          <w:rFonts w:hint="eastAsia"/>
        </w:rPr>
        <w:t xml:space="preserve"> </w:t>
      </w:r>
      <w:r>
        <w:rPr>
          <w:rFonts w:hint="eastAsia"/>
        </w:rPr>
        <w:t>않을까</w:t>
      </w:r>
      <w:r>
        <w:rPr>
          <w:rFonts w:hint="eastAsia"/>
        </w:rPr>
        <w:t xml:space="preserve"> </w:t>
      </w:r>
      <w:r>
        <w:rPr>
          <w:rFonts w:hint="eastAsia"/>
        </w:rPr>
        <w:t>싶기도</w:t>
      </w:r>
      <w:r>
        <w:rPr>
          <w:rFonts w:hint="eastAsia"/>
        </w:rPr>
        <w:t xml:space="preserve"> </w:t>
      </w:r>
      <w:r>
        <w:rPr>
          <w:rFonts w:hint="eastAsia"/>
        </w:rPr>
        <w:t>하네요</w:t>
      </w:r>
      <w:r>
        <w:t>.</w:t>
      </w:r>
    </w:p>
  </w:comment>
  <w:comment w:id="218" w:author="이원휘" w:date="2021-06-10T16:42:00Z" w:initials="이">
    <w:p w14:paraId="301A19CC" w14:textId="1DF0E6DE" w:rsidR="00656BED" w:rsidRDefault="00656BED" w:rsidP="00017CCA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따옴표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될까요</w:t>
      </w:r>
      <w:r>
        <w:rPr>
          <w:rFonts w:hint="eastAsia"/>
          <w:lang w:eastAsia="ko-KR"/>
        </w:rPr>
        <w:t>?</w:t>
      </w:r>
    </w:p>
  </w:comment>
  <w:comment w:id="219" w:author="Joyce Lee" w:date="2021-07-04T20:02:00Z" w:initials="JL">
    <w:p w14:paraId="58F47100" w14:textId="77777777" w:rsidR="00FF1DEE" w:rsidRDefault="00FF1DEE" w:rsidP="00E85CAF">
      <w:pPr>
        <w:pStyle w:val="ae"/>
      </w:pPr>
      <w:r>
        <w:rPr>
          <w:rStyle w:val="ad"/>
        </w:rPr>
        <w:annotationRef/>
      </w:r>
      <w:r>
        <w:rPr>
          <w:rFonts w:hint="eastAsia"/>
        </w:rPr>
        <w:t>넵</w:t>
      </w:r>
      <w:r>
        <w:t xml:space="preserve">.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손을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대겠습니다</w:t>
      </w:r>
      <w:r>
        <w:t xml:space="preserve">. </w:t>
      </w:r>
      <w:r>
        <w:rPr>
          <w:rFonts w:hint="eastAsia"/>
        </w:rPr>
        <w:t>일괄수정해주세요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A87490" w15:done="0"/>
  <w15:commentEx w15:paraId="75E2BD88" w15:paraIdParent="67A87490" w15:done="0"/>
  <w15:commentEx w15:paraId="78742E5F" w15:done="0"/>
  <w15:commentEx w15:paraId="53D65113" w15:paraIdParent="78742E5F" w15:done="0"/>
  <w15:commentEx w15:paraId="287A8C71" w15:done="0"/>
  <w15:commentEx w15:paraId="2367256A" w15:paraIdParent="287A8C71" w15:done="0"/>
  <w15:commentEx w15:paraId="11AFC545" w15:done="0"/>
  <w15:commentEx w15:paraId="6E580E69" w15:done="0"/>
  <w15:commentEx w15:paraId="209184EE" w15:done="0"/>
  <w15:commentEx w15:paraId="1C0CCBAF" w15:paraIdParent="209184EE" w15:done="0"/>
  <w15:commentEx w15:paraId="253C7F77" w15:done="0"/>
  <w15:commentEx w15:paraId="6887937C" w15:done="0"/>
  <w15:commentEx w15:paraId="27CB6CBC" w15:done="0"/>
  <w15:commentEx w15:paraId="025E7AF2" w15:paraIdParent="27CB6CBC" w15:done="0"/>
  <w15:commentEx w15:paraId="5410824F" w15:done="0"/>
  <w15:commentEx w15:paraId="679AD8DF" w15:paraIdParent="5410824F" w15:done="0"/>
  <w15:commentEx w15:paraId="050F1746" w15:done="0"/>
  <w15:commentEx w15:paraId="7858DAFB" w15:paraIdParent="050F1746" w15:done="0"/>
  <w15:commentEx w15:paraId="47A603B9" w15:paraIdParent="050F1746" w15:done="0"/>
  <w15:commentEx w15:paraId="2EFC7CC5" w15:done="0"/>
  <w15:commentEx w15:paraId="791B7C90" w15:paraIdParent="2EFC7CC5" w15:done="0"/>
  <w15:commentEx w15:paraId="13F1201E" w15:done="0"/>
  <w15:commentEx w15:paraId="672132D9" w15:paraIdParent="13F1201E" w15:done="0"/>
  <w15:commentEx w15:paraId="2469EE2D" w15:done="0"/>
  <w15:commentEx w15:paraId="60090CEC" w15:done="0"/>
  <w15:commentEx w15:paraId="26A7AD1C" w15:paraIdParent="60090CEC" w15:done="0"/>
  <w15:commentEx w15:paraId="5641A9C0" w15:done="0"/>
  <w15:commentEx w15:paraId="353448DB" w15:paraIdParent="5641A9C0" w15:done="0"/>
  <w15:commentEx w15:paraId="5D76498F" w15:paraIdParent="5641A9C0" w15:done="0"/>
  <w15:commentEx w15:paraId="301A19CC" w15:done="0"/>
  <w15:commentEx w15:paraId="58F47100" w15:paraIdParent="301A19C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1A1AB" w16cex:dateUtc="2021-06-13T23:36:00Z"/>
  <w16cex:commentExtensible w16cex:durableId="2471A1CE" w16cex:dateUtc="2021-06-13T23:37:00Z"/>
  <w16cex:commentExtensible w16cex:durableId="2471A21B" w16cex:dateUtc="2021-06-13T23:38:00Z"/>
  <w16cex:commentExtensible w16cex:durableId="2471A47E" w16cex:dateUtc="2021-06-13T23:48:00Z"/>
  <w16cex:commentExtensible w16cex:durableId="2471A489" w16cex:dateUtc="2021-06-13T23:48:00Z"/>
  <w16cex:commentExtensible w16cex:durableId="2471A585" w16cex:dateUtc="2021-06-13T23:53:00Z"/>
  <w16cex:commentExtensible w16cex:durableId="2471A851" w16cex:dateUtc="2021-06-14T00:05:00Z"/>
  <w16cex:commentExtensible w16cex:durableId="248C9345" w16cex:dateUtc="2021-07-04T10:06:00Z"/>
  <w16cex:commentExtensible w16cex:durableId="248C90D2" w16cex:dateUtc="2021-07-04T09:56:00Z"/>
  <w16cex:commentExtensible w16cex:durableId="248C9363" w16cex:dateUtc="2021-07-04T10:06:00Z"/>
  <w16cex:commentExtensible w16cex:durableId="248C9131" w16cex:dateUtc="2021-07-04T09:57:00Z"/>
  <w16cex:commentExtensible w16cex:durableId="248C913E" w16cex:dateUtc="2021-07-04T09:57:00Z"/>
  <w16cex:commentExtensible w16cex:durableId="248C9177" w16cex:dateUtc="2021-07-04T09:58:00Z"/>
  <w16cex:commentExtensible w16cex:durableId="248C91B5" w16cex:dateUtc="2021-07-04T09:59:00Z"/>
  <w16cex:commentExtensible w16cex:durableId="248C93C8" w16cex:dateUtc="2021-07-04T10:08:00Z"/>
  <w16cex:commentExtensible w16cex:durableId="248C9269" w16cex:dateUtc="2021-07-04T10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A87490" w16cid:durableId="2471A14E"/>
  <w16cid:commentId w16cid:paraId="75E2BD88" w16cid:durableId="2471A1AB"/>
  <w16cid:commentId w16cid:paraId="78742E5F" w16cid:durableId="2471A14F"/>
  <w16cid:commentId w16cid:paraId="53D65113" w16cid:durableId="2471A1CE"/>
  <w16cid:commentId w16cid:paraId="287A8C71" w16cid:durableId="2471A150"/>
  <w16cid:commentId w16cid:paraId="2367256A" w16cid:durableId="2471A21B"/>
  <w16cid:commentId w16cid:paraId="11AFC545" w16cid:durableId="2471A151"/>
  <w16cid:commentId w16cid:paraId="6E580E69" w16cid:durableId="2471A47E"/>
  <w16cid:commentId w16cid:paraId="209184EE" w16cid:durableId="2471A152"/>
  <w16cid:commentId w16cid:paraId="1C0CCBAF" w16cid:durableId="2471A489"/>
  <w16cid:commentId w16cid:paraId="253C7F77" w16cid:durableId="2471A153"/>
  <w16cid:commentId w16cid:paraId="6887937C" w16cid:durableId="2471A585"/>
  <w16cid:commentId w16cid:paraId="27CB6CBC" w16cid:durableId="2471A154"/>
  <w16cid:commentId w16cid:paraId="025E7AF2" w16cid:durableId="2471A851"/>
  <w16cid:commentId w16cid:paraId="5410824F" w16cid:durableId="2471A155"/>
  <w16cid:commentId w16cid:paraId="679AD8DF" w16cid:durableId="248C9345"/>
  <w16cid:commentId w16cid:paraId="050F1746" w16cid:durableId="2471A156"/>
  <w16cid:commentId w16cid:paraId="7858DAFB" w16cid:durableId="248C90D2"/>
  <w16cid:commentId w16cid:paraId="47A603B9" w16cid:durableId="248C9363"/>
  <w16cid:commentId w16cid:paraId="2EFC7CC5" w16cid:durableId="2471A157"/>
  <w16cid:commentId w16cid:paraId="791B7C90" w16cid:durableId="248C9131"/>
  <w16cid:commentId w16cid:paraId="13F1201E" w16cid:durableId="2471A158"/>
  <w16cid:commentId w16cid:paraId="672132D9" w16cid:durableId="248C913E"/>
  <w16cid:commentId w16cid:paraId="2469EE2D" w16cid:durableId="2471A159"/>
  <w16cid:commentId w16cid:paraId="60090CEC" w16cid:durableId="2471A15A"/>
  <w16cid:commentId w16cid:paraId="26A7AD1C" w16cid:durableId="248C9177"/>
  <w16cid:commentId w16cid:paraId="5641A9C0" w16cid:durableId="2471A15B"/>
  <w16cid:commentId w16cid:paraId="353448DB" w16cid:durableId="248C91B5"/>
  <w16cid:commentId w16cid:paraId="5D76498F" w16cid:durableId="248C93C8"/>
  <w16cid:commentId w16cid:paraId="301A19CC" w16cid:durableId="2471A15C"/>
  <w16cid:commentId w16cid:paraId="58F47100" w16cid:durableId="248C92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8E621" w14:textId="77777777" w:rsidR="00452F99" w:rsidRDefault="00452F99">
      <w:pPr>
        <w:spacing w:after="0"/>
      </w:pPr>
      <w:r>
        <w:separator/>
      </w:r>
    </w:p>
  </w:endnote>
  <w:endnote w:type="continuationSeparator" w:id="0">
    <w:p w14:paraId="2FA14A45" w14:textId="77777777" w:rsidR="00452F99" w:rsidRDefault="00452F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524E8" w14:textId="77777777" w:rsidR="00452F99" w:rsidRDefault="00452F99">
      <w:r>
        <w:separator/>
      </w:r>
    </w:p>
  </w:footnote>
  <w:footnote w:type="continuationSeparator" w:id="0">
    <w:p w14:paraId="6F45FA8A" w14:textId="77777777" w:rsidR="00452F99" w:rsidRDefault="00452F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33FFDC"/>
    <w:multiLevelType w:val="multilevel"/>
    <w:tmpl w:val="CD70C07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55EA5E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565A18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B7DE5E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0B10B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6DEC6A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E16A1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C86D5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DDC3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3704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C5E6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7FB293A"/>
    <w:multiLevelType w:val="multilevel"/>
    <w:tmpl w:val="203C0D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9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0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yce Lee">
    <w15:presenceInfo w15:providerId="None" w15:userId="Joyce L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7CCA"/>
    <w:rsid w:val="000276A4"/>
    <w:rsid w:val="00035352"/>
    <w:rsid w:val="0008390C"/>
    <w:rsid w:val="000A401C"/>
    <w:rsid w:val="000D0560"/>
    <w:rsid w:val="0010712B"/>
    <w:rsid w:val="00240DDF"/>
    <w:rsid w:val="0025393A"/>
    <w:rsid w:val="002D012C"/>
    <w:rsid w:val="00380F5B"/>
    <w:rsid w:val="003C4026"/>
    <w:rsid w:val="003F405C"/>
    <w:rsid w:val="00410531"/>
    <w:rsid w:val="00420111"/>
    <w:rsid w:val="00452F99"/>
    <w:rsid w:val="00470BC4"/>
    <w:rsid w:val="004E29B3"/>
    <w:rsid w:val="004F069F"/>
    <w:rsid w:val="005304C5"/>
    <w:rsid w:val="005311D8"/>
    <w:rsid w:val="00585821"/>
    <w:rsid w:val="005908A7"/>
    <w:rsid w:val="00590D07"/>
    <w:rsid w:val="00594AAB"/>
    <w:rsid w:val="005A4E1C"/>
    <w:rsid w:val="00620F28"/>
    <w:rsid w:val="00627589"/>
    <w:rsid w:val="006536A4"/>
    <w:rsid w:val="00656BED"/>
    <w:rsid w:val="006D724F"/>
    <w:rsid w:val="00784D58"/>
    <w:rsid w:val="00861F2D"/>
    <w:rsid w:val="008D6863"/>
    <w:rsid w:val="00933168"/>
    <w:rsid w:val="009351F7"/>
    <w:rsid w:val="009475D2"/>
    <w:rsid w:val="00955999"/>
    <w:rsid w:val="009750EE"/>
    <w:rsid w:val="009E1FD4"/>
    <w:rsid w:val="009F67FD"/>
    <w:rsid w:val="00A32F03"/>
    <w:rsid w:val="00A955A6"/>
    <w:rsid w:val="00AD5267"/>
    <w:rsid w:val="00AF1F2E"/>
    <w:rsid w:val="00B61444"/>
    <w:rsid w:val="00B8499B"/>
    <w:rsid w:val="00B86B75"/>
    <w:rsid w:val="00B9526F"/>
    <w:rsid w:val="00BC4247"/>
    <w:rsid w:val="00BC48D5"/>
    <w:rsid w:val="00C36279"/>
    <w:rsid w:val="00C43CBB"/>
    <w:rsid w:val="00C575F9"/>
    <w:rsid w:val="00C914B1"/>
    <w:rsid w:val="00CA0A3D"/>
    <w:rsid w:val="00CD17C4"/>
    <w:rsid w:val="00CD525C"/>
    <w:rsid w:val="00CF4792"/>
    <w:rsid w:val="00D7615B"/>
    <w:rsid w:val="00D939D8"/>
    <w:rsid w:val="00DD69FD"/>
    <w:rsid w:val="00DD72BF"/>
    <w:rsid w:val="00E315A3"/>
    <w:rsid w:val="00E537EC"/>
    <w:rsid w:val="00E559C5"/>
    <w:rsid w:val="00EC3990"/>
    <w:rsid w:val="00F16356"/>
    <w:rsid w:val="00F40FE0"/>
    <w:rsid w:val="00F45926"/>
    <w:rsid w:val="00F54C23"/>
    <w:rsid w:val="00F83D4F"/>
    <w:rsid w:val="00F92EB8"/>
    <w:rsid w:val="00FA097B"/>
    <w:rsid w:val="00FC60AC"/>
    <w:rsid w:val="00FF1DE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EFF09"/>
  <w15:docId w15:val="{9BB87F2D-EE89-4FC0-BBE8-7426292FD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813C0"/>
    <w:rPr>
      <w:rFonts w:ascii="Arial" w:eastAsia="맑은 고딕" w:hAnsi="Arial" w:cs="맑은 고딕"/>
      <w:sz w:val="20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7B6A99"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7B6A99"/>
    <w:rPr>
      <w:rFonts w:ascii="Consolas" w:hAnsi="Consolas"/>
      <w:sz w:val="20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Char">
    <w:name w:val="본문 Char"/>
    <w:basedOn w:val="a1"/>
    <w:link w:val="a0"/>
    <w:rsid w:val="007B6A99"/>
    <w:rPr>
      <w:sz w:val="20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/>
      <w:sz w:val="20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/>
      <w:sz w:val="20"/>
    </w:rPr>
  </w:style>
  <w:style w:type="character" w:customStyle="1" w:styleId="ExtensionTok">
    <w:name w:val="ExtensionTok"/>
    <w:basedOn w:val="VerbatimChar"/>
    <w:rPr>
      <w:rFonts w:ascii="Consolas" w:hAnsi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/>
      <w:sz w:val="20"/>
    </w:rPr>
  </w:style>
  <w:style w:type="character" w:styleId="ad">
    <w:name w:val="annotation reference"/>
    <w:basedOn w:val="a1"/>
    <w:semiHidden/>
    <w:unhideWhenUsed/>
    <w:rsid w:val="003C4026"/>
    <w:rPr>
      <w:sz w:val="18"/>
      <w:szCs w:val="18"/>
    </w:rPr>
  </w:style>
  <w:style w:type="paragraph" w:styleId="ae">
    <w:name w:val="annotation text"/>
    <w:basedOn w:val="a"/>
    <w:link w:val="Char1"/>
    <w:unhideWhenUsed/>
    <w:rsid w:val="003C4026"/>
  </w:style>
  <w:style w:type="character" w:customStyle="1" w:styleId="Char1">
    <w:name w:val="메모 텍스트 Char"/>
    <w:basedOn w:val="a1"/>
    <w:link w:val="ae"/>
    <w:rsid w:val="003C4026"/>
    <w:rPr>
      <w:rFonts w:ascii="Arial" w:eastAsia="맑은 고딕" w:hAnsi="Arial" w:cs="맑은 고딕"/>
      <w:sz w:val="20"/>
    </w:rPr>
  </w:style>
  <w:style w:type="paragraph" w:styleId="af">
    <w:name w:val="annotation subject"/>
    <w:basedOn w:val="ae"/>
    <w:next w:val="ae"/>
    <w:link w:val="Char2"/>
    <w:semiHidden/>
    <w:unhideWhenUsed/>
    <w:rsid w:val="003C4026"/>
    <w:rPr>
      <w:b/>
      <w:bCs/>
    </w:rPr>
  </w:style>
  <w:style w:type="character" w:customStyle="1" w:styleId="Char2">
    <w:name w:val="메모 주제 Char"/>
    <w:basedOn w:val="Char1"/>
    <w:link w:val="af"/>
    <w:semiHidden/>
    <w:rsid w:val="003C4026"/>
    <w:rPr>
      <w:rFonts w:ascii="Arial" w:eastAsia="맑은 고딕" w:hAnsi="Arial" w:cs="맑은 고딕"/>
      <w:b/>
      <w:bCs/>
      <w:sz w:val="20"/>
    </w:rPr>
  </w:style>
  <w:style w:type="paragraph" w:styleId="af0">
    <w:name w:val="Balloon Text"/>
    <w:basedOn w:val="a"/>
    <w:link w:val="Char3"/>
    <w:semiHidden/>
    <w:unhideWhenUsed/>
    <w:rsid w:val="003C4026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0"/>
    <w:semiHidden/>
    <w:rsid w:val="003C4026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Revision"/>
    <w:hidden/>
    <w:semiHidden/>
    <w:rsid w:val="00620F28"/>
    <w:pPr>
      <w:spacing w:after="0"/>
    </w:pPr>
    <w:rPr>
      <w:rFonts w:ascii="Arial" w:eastAsia="맑은 고딕" w:hAnsi="Arial" w:cs="맑은 고딕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30.png"/><Relationship Id="rId21" Type="http://schemas.openxmlformats.org/officeDocument/2006/relationships/image" Target="media/image10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microsoft.com/office/2011/relationships/people" Target="people.xml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kotlin.link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footnotes" Target="footnotes.xml"/><Relationship Id="rId10" Type="http://schemas.microsoft.com/office/2018/08/relationships/commentsExtensible" Target="commentsExtensible.xml"/><Relationship Id="rId19" Type="http://schemas.openxmlformats.org/officeDocument/2006/relationships/image" Target="media/image8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microsoft.com/office/2011/relationships/commentsExtended" Target="commentsExtended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9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</Pages>
  <Words>2813</Words>
  <Characters>16040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Joyce Lee</cp:lastModifiedBy>
  <cp:revision>29</cp:revision>
  <dcterms:created xsi:type="dcterms:W3CDTF">2021-05-06T01:14:00Z</dcterms:created>
  <dcterms:modified xsi:type="dcterms:W3CDTF">2021-07-04T10:11:00Z</dcterms:modified>
</cp:coreProperties>
</file>